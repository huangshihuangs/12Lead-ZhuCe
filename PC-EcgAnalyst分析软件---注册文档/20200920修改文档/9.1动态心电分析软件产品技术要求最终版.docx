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9C30CB" w14:textId="77777777" w:rsidR="006305F7" w:rsidRDefault="003B5DEF">
      <w:pPr>
        <w:widowControl/>
        <w:spacing w:line="360" w:lineRule="auto"/>
        <w:jc w:val="center"/>
        <w:rPr>
          <w:rFonts w:eastAsia="方正小标宋简体"/>
          <w:sz w:val="36"/>
          <w:szCs w:val="36"/>
        </w:rPr>
      </w:pPr>
      <w:r>
        <w:rPr>
          <w:rFonts w:eastAsia="方正小标宋简体"/>
          <w:sz w:val="36"/>
          <w:szCs w:val="36"/>
        </w:rPr>
        <w:t>医疗器械产品技术要求</w:t>
      </w:r>
    </w:p>
    <w:p w14:paraId="7808CE02" w14:textId="77777777" w:rsidR="006305F7" w:rsidRDefault="006305F7">
      <w:pPr>
        <w:spacing w:line="360" w:lineRule="auto"/>
        <w:jc w:val="center"/>
        <w:rPr>
          <w:kern w:val="0"/>
          <w:sz w:val="24"/>
        </w:rPr>
      </w:pPr>
    </w:p>
    <w:p w14:paraId="04D42315" w14:textId="77777777" w:rsidR="006305F7" w:rsidRDefault="003B5DEF">
      <w:pPr>
        <w:spacing w:line="500" w:lineRule="exact"/>
        <w:rPr>
          <w:kern w:val="0"/>
          <w:sz w:val="24"/>
        </w:rPr>
      </w:pPr>
      <w:r>
        <w:rPr>
          <w:b/>
          <w:bCs/>
          <w:kern w:val="0"/>
          <w:sz w:val="24"/>
        </w:rPr>
        <w:t>医疗器械产品技术要求编号</w:t>
      </w:r>
      <w:r>
        <w:rPr>
          <w:kern w:val="0"/>
          <w:sz w:val="24"/>
        </w:rPr>
        <w:t>：</w:t>
      </w:r>
    </w:p>
    <w:p w14:paraId="595295F3" w14:textId="77777777" w:rsidR="006305F7" w:rsidRDefault="003B5DEF">
      <w:pPr>
        <w:adjustRightInd w:val="0"/>
        <w:snapToGrid w:val="0"/>
        <w:spacing w:beforeLines="100" w:before="312" w:afterLines="50" w:after="156" w:line="360" w:lineRule="auto"/>
        <w:jc w:val="center"/>
        <w:rPr>
          <w:rFonts w:ascii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ascii="宋体" w:hAnsi="宋体" w:cs="宋体" w:hint="eastAsia"/>
          <w:b/>
          <w:bCs/>
          <w:color w:val="000000"/>
          <w:kern w:val="0"/>
          <w:sz w:val="36"/>
          <w:szCs w:val="36"/>
        </w:rPr>
        <w:t>动态心电分析软件</w:t>
      </w:r>
    </w:p>
    <w:p w14:paraId="504F6364" w14:textId="77777777" w:rsidR="006305F7" w:rsidRDefault="003B5DEF">
      <w:pPr>
        <w:adjustRightInd w:val="0"/>
        <w:snapToGrid w:val="0"/>
        <w:spacing w:beforeLines="100" w:before="312" w:afterLines="50" w:after="156" w:line="360" w:lineRule="auto"/>
        <w:rPr>
          <w:rFonts w:ascii="宋体" w:hAnsi="宋体"/>
          <w:color w:val="000000"/>
          <w:sz w:val="28"/>
          <w:szCs w:val="28"/>
        </w:rPr>
      </w:pPr>
      <w:r>
        <w:rPr>
          <w:b/>
          <w:bCs/>
          <w:kern w:val="0"/>
          <w:sz w:val="24"/>
        </w:rPr>
        <w:t xml:space="preserve">1. </w:t>
      </w:r>
      <w:r>
        <w:rPr>
          <w:b/>
          <w:bCs/>
          <w:kern w:val="0"/>
          <w:sz w:val="24"/>
        </w:rPr>
        <w:t>产品型号</w:t>
      </w:r>
      <w:r>
        <w:rPr>
          <w:b/>
          <w:bCs/>
          <w:kern w:val="0"/>
          <w:sz w:val="24"/>
        </w:rPr>
        <w:t>/</w:t>
      </w:r>
      <w:r>
        <w:rPr>
          <w:b/>
          <w:bCs/>
          <w:kern w:val="0"/>
          <w:sz w:val="24"/>
        </w:rPr>
        <w:t>规格及其划分说明</w:t>
      </w:r>
    </w:p>
    <w:p w14:paraId="10A4E48C" w14:textId="77777777" w:rsidR="006305F7" w:rsidRDefault="003B5DEF">
      <w:pPr>
        <w:spacing w:line="360" w:lineRule="auto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 xml:space="preserve">.1 </w:t>
      </w:r>
      <w:r>
        <w:rPr>
          <w:rFonts w:hint="eastAsia"/>
          <w:sz w:val="24"/>
        </w:rPr>
        <w:t>软件型号规格</w:t>
      </w:r>
    </w:p>
    <w:p w14:paraId="3AC3D0E6" w14:textId="65425B2C" w:rsidR="00A43EB0" w:rsidRDefault="003B5DEF" w:rsidP="00D94F0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产品名称：动态心电分析软件</w:t>
      </w:r>
    </w:p>
    <w:p w14:paraId="62987085" w14:textId="4F828D37" w:rsidR="006305F7" w:rsidRDefault="003B5DE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软件型号规格：</w:t>
      </w:r>
      <w:r>
        <w:rPr>
          <w:rFonts w:hint="eastAsia"/>
          <w:sz w:val="24"/>
        </w:rPr>
        <w:t>ECG Analyst</w:t>
      </w:r>
    </w:p>
    <w:p w14:paraId="0D2194B5" w14:textId="09112288" w:rsidR="006305F7" w:rsidRDefault="003B5DE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其中</w:t>
      </w:r>
      <w:r>
        <w:rPr>
          <w:rFonts w:hint="eastAsia"/>
          <w:sz w:val="24"/>
        </w:rPr>
        <w:t>ECG</w:t>
      </w:r>
      <w:r>
        <w:rPr>
          <w:rFonts w:hint="eastAsia"/>
          <w:sz w:val="24"/>
        </w:rPr>
        <w:t>为心电文件类型，</w:t>
      </w:r>
      <w:r>
        <w:rPr>
          <w:rFonts w:hint="eastAsia"/>
          <w:sz w:val="24"/>
        </w:rPr>
        <w:t>Analyst</w:t>
      </w:r>
      <w:r>
        <w:rPr>
          <w:rFonts w:hint="eastAsia"/>
          <w:sz w:val="24"/>
        </w:rPr>
        <w:t>是助手的意思。</w:t>
      </w:r>
    </w:p>
    <w:p w14:paraId="5C5296EE" w14:textId="77777777" w:rsidR="006305F7" w:rsidRDefault="003B5DEF">
      <w:pPr>
        <w:spacing w:line="360" w:lineRule="auto"/>
        <w:rPr>
          <w:sz w:val="24"/>
        </w:rPr>
      </w:pPr>
      <w:r>
        <w:rPr>
          <w:sz w:val="24"/>
        </w:rPr>
        <w:t xml:space="preserve">1.2 </w:t>
      </w:r>
      <w:r>
        <w:rPr>
          <w:sz w:val="24"/>
        </w:rPr>
        <w:t>软件发布版本</w:t>
      </w:r>
      <w:r>
        <w:rPr>
          <w:rFonts w:hint="eastAsia"/>
          <w:sz w:val="24"/>
        </w:rPr>
        <w:t>：</w:t>
      </w:r>
      <w:commentRangeStart w:id="0"/>
      <w:r>
        <w:rPr>
          <w:sz w:val="24"/>
        </w:rPr>
        <w:t>V1</w:t>
      </w:r>
      <w:commentRangeEnd w:id="0"/>
      <w:r w:rsidR="00E833BD">
        <w:rPr>
          <w:rStyle w:val="af0"/>
        </w:rPr>
        <w:commentReference w:id="0"/>
      </w:r>
      <w:r>
        <w:rPr>
          <w:sz w:val="24"/>
        </w:rPr>
        <w:t>.0</w:t>
      </w:r>
    </w:p>
    <w:p w14:paraId="6775049F" w14:textId="77777777" w:rsidR="006305F7" w:rsidRDefault="003B5DEF">
      <w:pPr>
        <w:spacing w:line="360" w:lineRule="auto"/>
        <w:rPr>
          <w:sz w:val="24"/>
        </w:rPr>
      </w:pPr>
      <w:r>
        <w:rPr>
          <w:sz w:val="24"/>
        </w:rPr>
        <w:t xml:space="preserve">1.3 </w:t>
      </w:r>
      <w:r>
        <w:rPr>
          <w:sz w:val="24"/>
        </w:rPr>
        <w:t>版本命名规则</w:t>
      </w:r>
    </w:p>
    <w:p w14:paraId="0F3F31A4" w14:textId="6D7CE9E7" w:rsidR="006305F7" w:rsidRDefault="003B5DEF">
      <w:pPr>
        <w:pStyle w:val="RMZW1"/>
        <w:spacing w:line="240" w:lineRule="auto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软件完整版本命名规则为</w:t>
      </w:r>
      <w:r>
        <w:rPr>
          <w:rFonts w:ascii="宋体" w:hAnsi="宋体" w:cs="宋体"/>
          <w:color w:val="000000"/>
        </w:rPr>
        <w:t>V</w:t>
      </w:r>
      <w:r w:rsidR="00E90A66">
        <w:rPr>
          <w:rFonts w:ascii="宋体" w:hAnsi="宋体" w:cs="宋体"/>
          <w:color w:val="000000"/>
        </w:rPr>
        <w:t xml:space="preserve"> </w:t>
      </w:r>
      <w:r>
        <w:rPr>
          <w:rFonts w:ascii="宋体" w:hAnsi="宋体" w:cs="宋体"/>
          <w:color w:val="000000"/>
        </w:rPr>
        <w:t>X.Y.Z.B</w:t>
      </w:r>
      <w:r>
        <w:rPr>
          <w:rFonts w:ascii="宋体" w:hAnsi="宋体" w:cs="宋体" w:hint="eastAsia"/>
          <w:color w:val="000000"/>
        </w:rPr>
        <w:t>，其中</w:t>
      </w:r>
    </w:p>
    <w:p w14:paraId="066006F2" w14:textId="77777777" w:rsidR="006305F7" w:rsidRDefault="003B5DEF">
      <w:pPr>
        <w:pStyle w:val="RMZW1"/>
        <w:spacing w:line="240" w:lineRule="auto"/>
        <w:rPr>
          <w:rFonts w:ascii="宋体" w:hAnsi="宋体" w:cs="宋体"/>
          <w:color w:val="000000"/>
          <w:u w:val="single"/>
        </w:rPr>
      </w:pPr>
      <w:r>
        <w:rPr>
          <w:rFonts w:ascii="宋体" w:hAnsi="宋体" w:cs="宋体"/>
          <w:color w:val="000000"/>
        </w:rPr>
        <w:t>V</w:t>
      </w:r>
      <w:r>
        <w:rPr>
          <w:rFonts w:ascii="宋体" w:hAnsi="宋体" w:cs="宋体" w:hint="eastAsia"/>
          <w:color w:val="000000"/>
        </w:rPr>
        <w:t>：</w:t>
      </w:r>
      <w:r>
        <w:rPr>
          <w:rFonts w:ascii="宋体" w:hAnsi="宋体" w:cs="宋体"/>
          <w:color w:val="000000"/>
        </w:rPr>
        <w:t>版本标识代号</w:t>
      </w:r>
      <w:r>
        <w:rPr>
          <w:rFonts w:ascii="宋体" w:hAnsi="宋体" w:cs="宋体" w:hint="eastAsia"/>
          <w:color w:val="000000"/>
        </w:rPr>
        <w:t>，</w:t>
      </w:r>
      <w:r>
        <w:rPr>
          <w:rFonts w:ascii="宋体" w:hAnsi="宋体" w:cs="宋体" w:hint="eastAsia"/>
        </w:rPr>
        <w:t>动态心电分析</w:t>
      </w:r>
      <w:r>
        <w:rPr>
          <w:rFonts w:ascii="宋体" w:hAnsi="宋体" w:cs="宋体" w:hint="eastAsia"/>
          <w:color w:val="000000"/>
        </w:rPr>
        <w:t>软件</w:t>
      </w:r>
      <w:r>
        <w:rPr>
          <w:rFonts w:ascii="宋体" w:hAnsi="宋体" w:cs="宋体"/>
          <w:color w:val="000000"/>
        </w:rPr>
        <w:t>版本标识代号为</w:t>
      </w:r>
      <w:r>
        <w:rPr>
          <w:rFonts w:ascii="宋体" w:hAnsi="宋体" w:cs="宋体" w:hint="eastAsia"/>
          <w:color w:val="000000"/>
        </w:rPr>
        <w:t>：</w:t>
      </w:r>
      <w:r>
        <w:rPr>
          <w:rFonts w:ascii="宋体" w:hAnsi="宋体" w:cs="宋体"/>
          <w:color w:val="000000"/>
        </w:rPr>
        <w:t>V；</w:t>
      </w:r>
    </w:p>
    <w:p w14:paraId="2CF72564" w14:textId="33ABC173" w:rsidR="006305F7" w:rsidRDefault="003B5DEF">
      <w:pPr>
        <w:pStyle w:val="RMZW1"/>
        <w:spacing w:line="240" w:lineRule="auto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X</w:t>
      </w:r>
      <w:r>
        <w:rPr>
          <w:rFonts w:ascii="宋体" w:hAnsi="宋体" w:cs="宋体" w:hint="eastAsia"/>
          <w:color w:val="000000"/>
        </w:rPr>
        <w:t>：表示“</w:t>
      </w:r>
      <w:r>
        <w:rPr>
          <w:rFonts w:ascii="宋体" w:hAnsi="宋体" w:cs="宋体"/>
          <w:color w:val="000000"/>
        </w:rPr>
        <w:t>重大增强类软件更新</w:t>
      </w:r>
      <w:r>
        <w:rPr>
          <w:rFonts w:ascii="宋体" w:hAnsi="宋体" w:cs="宋体" w:hint="eastAsia"/>
          <w:color w:val="000000"/>
        </w:rPr>
        <w:t>”</w:t>
      </w:r>
      <w:r>
        <w:rPr>
          <w:rFonts w:ascii="宋体" w:hAnsi="宋体" w:cs="宋体"/>
          <w:color w:val="000000"/>
        </w:rPr>
        <w:t>，用阿拉伯数字标识，如1、2、3……；包括</w:t>
      </w:r>
      <w:r>
        <w:rPr>
          <w:rFonts w:ascii="宋体" w:hAnsi="宋体" w:cs="宋体" w:hint="eastAsia"/>
          <w:color w:val="000000"/>
        </w:rPr>
        <w:t>：</w:t>
      </w:r>
      <w:r>
        <w:rPr>
          <w:rFonts w:ascii="宋体" w:hAnsi="宋体" w:cs="宋体"/>
          <w:color w:val="000000"/>
        </w:rPr>
        <w:t>改变医疗器械功能</w:t>
      </w:r>
      <w:r>
        <w:rPr>
          <w:rFonts w:ascii="宋体" w:hAnsi="宋体" w:cs="宋体" w:hint="eastAsia"/>
          <w:color w:val="000000"/>
        </w:rPr>
        <w:t>、</w:t>
      </w:r>
      <w:r>
        <w:rPr>
          <w:rFonts w:ascii="宋体" w:hAnsi="宋体" w:cs="宋体"/>
          <w:color w:val="000000"/>
        </w:rPr>
        <w:t>性能等软件属性</w:t>
      </w:r>
      <w:r>
        <w:rPr>
          <w:rFonts w:ascii="宋体" w:hAnsi="宋体" w:cs="宋体" w:hint="eastAsia"/>
          <w:color w:val="000000"/>
        </w:rPr>
        <w:t>，</w:t>
      </w:r>
      <w:ins w:id="3" w:author="严鑫能" w:date="2020-09-18T18:11:00Z">
        <w:r w:rsidR="00E833BD">
          <w:rPr>
            <w:rFonts w:ascii="宋体" w:hAnsi="宋体" w:cs="宋体" w:hint="eastAsia"/>
            <w:color w:val="000000"/>
          </w:rPr>
          <w:t>以及重大网络安全更新等</w:t>
        </w:r>
      </w:ins>
      <w:r>
        <w:rPr>
          <w:rFonts w:ascii="宋体" w:hAnsi="宋体" w:cs="宋体" w:hint="eastAsia"/>
          <w:color w:val="000000"/>
        </w:rPr>
        <w:t>影响</w:t>
      </w:r>
      <w:r>
        <w:rPr>
          <w:rFonts w:ascii="宋体" w:hAnsi="宋体" w:cs="宋体"/>
          <w:color w:val="000000"/>
        </w:rPr>
        <w:t>到医疗器械安全性或有效性的软件变更</w:t>
      </w:r>
      <w:r>
        <w:rPr>
          <w:rFonts w:ascii="宋体" w:hAnsi="宋体" w:cs="宋体" w:hint="eastAsia"/>
          <w:color w:val="000000"/>
        </w:rPr>
        <w:t>，即</w:t>
      </w:r>
      <w:r>
        <w:rPr>
          <w:rFonts w:ascii="宋体" w:hAnsi="宋体" w:cs="宋体"/>
          <w:color w:val="000000"/>
        </w:rPr>
        <w:t>影响到医疗器械的预期用途、使用环境或核心功能的</w:t>
      </w:r>
      <w:r>
        <w:rPr>
          <w:rFonts w:ascii="宋体" w:hAnsi="宋体" w:cs="宋体" w:hint="eastAsia"/>
          <w:color w:val="000000"/>
        </w:rPr>
        <w:t>。</w:t>
      </w:r>
      <w:r>
        <w:rPr>
          <w:rFonts w:ascii="宋体" w:hAnsi="宋体" w:cs="宋体"/>
          <w:color w:val="000000"/>
        </w:rPr>
        <w:t>如</w:t>
      </w:r>
      <w:r>
        <w:rPr>
          <w:rFonts w:ascii="宋体" w:hAnsi="宋体" w:cs="宋体" w:hint="eastAsia"/>
          <w:color w:val="000000"/>
        </w:rPr>
        <w:t>新增临床运用、用户界面增加临床信息、核心算法改变、增加</w:t>
      </w:r>
      <w:r>
        <w:rPr>
          <w:rFonts w:ascii="宋体" w:hAnsi="宋体" w:cs="宋体"/>
          <w:color w:val="000000"/>
        </w:rPr>
        <w:t>无线连接数据库等功能</w:t>
      </w:r>
      <w:r>
        <w:rPr>
          <w:rFonts w:ascii="宋体" w:hAnsi="宋体" w:cs="宋体" w:hint="eastAsia"/>
          <w:color w:val="000000"/>
        </w:rPr>
        <w:t>。</w:t>
      </w:r>
    </w:p>
    <w:p w14:paraId="20623F01" w14:textId="48334C5D" w:rsidR="006305F7" w:rsidRDefault="003B5DEF">
      <w:pPr>
        <w:pStyle w:val="RMZW1"/>
        <w:spacing w:line="240" w:lineRule="auto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Y</w:t>
      </w:r>
      <w:r>
        <w:rPr>
          <w:rFonts w:ascii="宋体" w:hAnsi="宋体" w:cs="宋体" w:hint="eastAsia"/>
          <w:color w:val="000000"/>
        </w:rPr>
        <w:t>：</w:t>
      </w:r>
      <w:r>
        <w:rPr>
          <w:rFonts w:ascii="宋体" w:hAnsi="宋体" w:cs="宋体"/>
          <w:color w:val="000000"/>
        </w:rPr>
        <w:t>表示</w:t>
      </w:r>
      <w:r>
        <w:rPr>
          <w:rFonts w:ascii="宋体" w:hAnsi="宋体" w:cs="宋体" w:hint="eastAsia"/>
          <w:color w:val="000000"/>
        </w:rPr>
        <w:t>“</w:t>
      </w:r>
      <w:r>
        <w:rPr>
          <w:rFonts w:ascii="宋体" w:hAnsi="宋体" w:cs="宋体"/>
          <w:color w:val="000000"/>
        </w:rPr>
        <w:t>轻微增强类软件更新</w:t>
      </w:r>
      <w:r>
        <w:rPr>
          <w:rFonts w:ascii="宋体" w:hAnsi="宋体" w:cs="宋体" w:hint="eastAsia"/>
          <w:color w:val="000000"/>
        </w:rPr>
        <w:t>”</w:t>
      </w:r>
      <w:r>
        <w:rPr>
          <w:rFonts w:ascii="宋体" w:hAnsi="宋体" w:cs="宋体"/>
          <w:color w:val="000000"/>
        </w:rPr>
        <w:t>，用阿拉伯数字标识，如0、1、2……；包括</w:t>
      </w:r>
      <w:r>
        <w:rPr>
          <w:rFonts w:ascii="宋体" w:hAnsi="宋体" w:cs="宋体" w:hint="eastAsia"/>
          <w:color w:val="000000"/>
        </w:rPr>
        <w:t>：</w:t>
      </w:r>
      <w:r>
        <w:rPr>
          <w:rFonts w:ascii="宋体" w:hAnsi="宋体" w:cs="宋体"/>
          <w:color w:val="000000"/>
        </w:rPr>
        <w:t>改变医疗器械功能</w:t>
      </w:r>
      <w:r>
        <w:rPr>
          <w:rFonts w:ascii="宋体" w:hAnsi="宋体" w:cs="宋体" w:hint="eastAsia"/>
          <w:color w:val="000000"/>
        </w:rPr>
        <w:t>、</w:t>
      </w:r>
      <w:r>
        <w:rPr>
          <w:rFonts w:ascii="宋体" w:hAnsi="宋体" w:cs="宋体"/>
          <w:color w:val="000000"/>
        </w:rPr>
        <w:t>性能等软件属性</w:t>
      </w:r>
      <w:r>
        <w:rPr>
          <w:rFonts w:ascii="宋体" w:hAnsi="宋体" w:cs="宋体" w:hint="eastAsia"/>
          <w:color w:val="000000"/>
        </w:rPr>
        <w:t>，</w:t>
      </w:r>
      <w:ins w:id="4" w:author="严鑫能" w:date="2020-09-18T18:11:00Z">
        <w:r w:rsidR="00E833BD">
          <w:rPr>
            <w:rFonts w:ascii="宋体" w:hAnsi="宋体" w:cs="宋体" w:hint="eastAsia"/>
            <w:color w:val="000000"/>
          </w:rPr>
          <w:t>以及轻微网络安全更新等</w:t>
        </w:r>
      </w:ins>
      <w:r>
        <w:rPr>
          <w:rFonts w:ascii="宋体" w:hAnsi="宋体" w:cs="宋体" w:hint="eastAsia"/>
          <w:color w:val="000000"/>
        </w:rPr>
        <w:t>不影响</w:t>
      </w:r>
      <w:r>
        <w:rPr>
          <w:rFonts w:ascii="宋体" w:hAnsi="宋体" w:cs="宋体"/>
          <w:color w:val="000000"/>
        </w:rPr>
        <w:t>到医疗器械安全性或有效性的软件变更</w:t>
      </w:r>
      <w:r>
        <w:rPr>
          <w:rFonts w:ascii="宋体" w:hAnsi="宋体" w:cs="宋体" w:hint="eastAsia"/>
          <w:color w:val="000000"/>
        </w:rPr>
        <w:t>。</w:t>
      </w:r>
      <w:r>
        <w:rPr>
          <w:rFonts w:ascii="宋体" w:hAnsi="宋体" w:cs="宋体"/>
          <w:color w:val="000000"/>
        </w:rPr>
        <w:t>如核心算法运算速度的单纯性提高</w:t>
      </w:r>
      <w:r>
        <w:rPr>
          <w:rFonts w:ascii="宋体" w:hAnsi="宋体" w:cs="宋体" w:hint="eastAsia"/>
          <w:color w:val="000000"/>
        </w:rPr>
        <w:t>、</w:t>
      </w:r>
      <w:r>
        <w:rPr>
          <w:rFonts w:ascii="宋体" w:hAnsi="宋体" w:cs="宋体"/>
          <w:color w:val="000000"/>
        </w:rPr>
        <w:t>用户界面的文字性修改等</w:t>
      </w:r>
      <w:r>
        <w:rPr>
          <w:rFonts w:ascii="宋体" w:hAnsi="宋体" w:cs="宋体" w:hint="eastAsia"/>
          <w:color w:val="000000"/>
        </w:rPr>
        <w:t>。</w:t>
      </w:r>
    </w:p>
    <w:p w14:paraId="7417BC63" w14:textId="77777777" w:rsidR="006305F7" w:rsidRDefault="003B5DEF">
      <w:pPr>
        <w:pStyle w:val="RMZW1"/>
        <w:spacing w:line="240" w:lineRule="auto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Z</w:t>
      </w:r>
      <w:r>
        <w:rPr>
          <w:rFonts w:ascii="宋体" w:hAnsi="宋体" w:cs="宋体" w:hint="eastAsia"/>
          <w:color w:val="000000"/>
        </w:rPr>
        <w:t>：</w:t>
      </w:r>
      <w:r>
        <w:rPr>
          <w:rFonts w:ascii="宋体" w:hAnsi="宋体" w:cs="宋体"/>
          <w:color w:val="000000"/>
        </w:rPr>
        <w:t>表示</w:t>
      </w:r>
      <w:r>
        <w:rPr>
          <w:rFonts w:ascii="宋体" w:hAnsi="宋体" w:cs="宋体" w:hint="eastAsia"/>
          <w:color w:val="000000"/>
        </w:rPr>
        <w:t>“</w:t>
      </w:r>
      <w:r>
        <w:rPr>
          <w:rFonts w:ascii="宋体" w:hAnsi="宋体" w:cs="宋体"/>
          <w:color w:val="000000"/>
        </w:rPr>
        <w:t>纠正类软件更新</w:t>
      </w:r>
      <w:r>
        <w:rPr>
          <w:rFonts w:ascii="宋体" w:hAnsi="宋体" w:cs="宋体" w:hint="eastAsia"/>
          <w:color w:val="000000"/>
        </w:rPr>
        <w:t>”</w:t>
      </w:r>
      <w:r>
        <w:rPr>
          <w:rFonts w:ascii="宋体" w:hAnsi="宋体" w:cs="宋体"/>
          <w:color w:val="000000"/>
        </w:rPr>
        <w:t>，用阿拉伯数字标识，如0、1、2……；包括</w:t>
      </w:r>
      <w:r>
        <w:rPr>
          <w:rFonts w:ascii="宋体" w:hAnsi="宋体" w:cs="宋体" w:hint="eastAsia"/>
          <w:color w:val="000000"/>
        </w:rPr>
        <w:t>修正软件已知缺陷而进行的软件变更。</w:t>
      </w:r>
    </w:p>
    <w:p w14:paraId="4DA3168E" w14:textId="77777777" w:rsidR="006305F7" w:rsidRDefault="003B5DEF">
      <w:pPr>
        <w:pStyle w:val="RMZW1"/>
        <w:spacing w:line="240" w:lineRule="auto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B</w:t>
      </w:r>
      <w:r>
        <w:rPr>
          <w:rFonts w:ascii="宋体" w:hAnsi="宋体" w:cs="宋体" w:hint="eastAsia"/>
          <w:color w:val="000000"/>
        </w:rPr>
        <w:t>：</w:t>
      </w:r>
      <w:r>
        <w:rPr>
          <w:rFonts w:ascii="宋体" w:hAnsi="宋体" w:cs="宋体"/>
          <w:color w:val="000000"/>
        </w:rPr>
        <w:t>表示</w:t>
      </w:r>
      <w:r>
        <w:rPr>
          <w:rFonts w:ascii="宋体" w:hAnsi="宋体" w:cs="宋体" w:hint="eastAsia"/>
          <w:color w:val="000000"/>
        </w:rPr>
        <w:t>“</w:t>
      </w:r>
      <w:r>
        <w:rPr>
          <w:rFonts w:ascii="宋体" w:hAnsi="宋体" w:cs="宋体"/>
          <w:color w:val="000000"/>
        </w:rPr>
        <w:t>构建</w:t>
      </w:r>
      <w:r>
        <w:rPr>
          <w:rFonts w:ascii="宋体" w:hAnsi="宋体" w:cs="宋体" w:hint="eastAsia"/>
          <w:color w:val="000000"/>
        </w:rPr>
        <w:t>”</w:t>
      </w:r>
      <w:r>
        <w:rPr>
          <w:rFonts w:ascii="宋体" w:hAnsi="宋体" w:cs="宋体"/>
          <w:color w:val="000000"/>
        </w:rPr>
        <w:t>，用阿拉伯数字标识，如0、1、2……；纠正类软件更新的任何变化</w:t>
      </w:r>
      <w:r>
        <w:rPr>
          <w:rFonts w:ascii="宋体" w:hAnsi="宋体" w:cs="宋体" w:hint="eastAsia"/>
          <w:color w:val="000000"/>
        </w:rPr>
        <w:t>，</w:t>
      </w:r>
      <w:r>
        <w:rPr>
          <w:rFonts w:ascii="宋体" w:hAnsi="宋体" w:cs="宋体"/>
          <w:color w:val="000000"/>
        </w:rPr>
        <w:t>都会导致构建的升版</w:t>
      </w:r>
      <w:r>
        <w:rPr>
          <w:rFonts w:ascii="宋体" w:hAnsi="宋体" w:cs="宋体" w:hint="eastAsia"/>
          <w:color w:val="000000"/>
        </w:rPr>
        <w:t>。</w:t>
      </w:r>
    </w:p>
    <w:p w14:paraId="04A51158" w14:textId="77777777" w:rsidR="006305F7" w:rsidRDefault="003B5DEF">
      <w:pPr>
        <w:pStyle w:val="af2"/>
        <w:numPr>
          <w:ilvl w:val="0"/>
          <w:numId w:val="1"/>
        </w:numPr>
        <w:tabs>
          <w:tab w:val="left" w:pos="284"/>
        </w:tabs>
        <w:topLinePunct/>
        <w:spacing w:beforeLines="50" w:before="156" w:afterLines="50" w:after="156" w:line="440" w:lineRule="exact"/>
        <w:ind w:firstLineChars="0"/>
        <w:outlineLvl w:val="0"/>
        <w:rPr>
          <w:rFonts w:ascii="宋体" w:hAnsi="宋体"/>
          <w:sz w:val="24"/>
        </w:rPr>
      </w:pPr>
      <w:r>
        <w:rPr>
          <w:rFonts w:ascii="宋体" w:hAnsi="宋体" w:cs="宋体" w:hint="eastAsia"/>
          <w:b/>
          <w:bCs/>
          <w:kern w:val="0"/>
          <w:sz w:val="24"/>
        </w:rPr>
        <w:t>RUSP的要求</w:t>
      </w:r>
    </w:p>
    <w:p w14:paraId="4B970295" w14:textId="77777777" w:rsidR="006305F7" w:rsidRDefault="003B5DEF">
      <w:pPr>
        <w:tabs>
          <w:tab w:val="left" w:pos="180"/>
        </w:tabs>
        <w:topLinePunct/>
        <w:spacing w:beforeLines="50" w:before="156" w:afterLines="50" w:after="156" w:line="440" w:lineRule="exact"/>
        <w:outlineLvl w:val="1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.1</w:t>
      </w:r>
      <w:r>
        <w:rPr>
          <w:rFonts w:ascii="宋体" w:hAnsi="宋体" w:hint="eastAsia"/>
          <w:bCs/>
          <w:sz w:val="24"/>
        </w:rPr>
        <w:t>通用要求</w:t>
      </w:r>
    </w:p>
    <w:p w14:paraId="7B4AEF02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2.1.1 </w:t>
      </w:r>
      <w:r>
        <w:rPr>
          <w:kern w:val="0"/>
          <w:sz w:val="24"/>
        </w:rPr>
        <w:t>处理对象</w:t>
      </w:r>
    </w:p>
    <w:p w14:paraId="04C01A9D" w14:textId="583197E5" w:rsidR="006305F7" w:rsidRDefault="003B5DEF" w:rsidP="00A35E12">
      <w:pPr>
        <w:spacing w:line="360" w:lineRule="auto"/>
        <w:ind w:firstLine="425"/>
        <w:rPr>
          <w:kern w:val="0"/>
          <w:sz w:val="24"/>
        </w:rPr>
      </w:pPr>
      <w:r>
        <w:rPr>
          <w:kern w:val="0"/>
          <w:sz w:val="24"/>
        </w:rPr>
        <w:t>软件的处理对象</w:t>
      </w:r>
      <w:r>
        <w:rPr>
          <w:rFonts w:hint="eastAsia"/>
          <w:kern w:val="0"/>
          <w:sz w:val="24"/>
        </w:rPr>
        <w:t>为</w:t>
      </w:r>
      <w:r w:rsidR="00A35E12">
        <w:rPr>
          <w:rFonts w:hint="eastAsia"/>
          <w:kern w:val="0"/>
          <w:sz w:val="24"/>
        </w:rPr>
        <w:t>.</w:t>
      </w:r>
      <w:proofErr w:type="spellStart"/>
      <w:r w:rsidR="00A35E12">
        <w:rPr>
          <w:rFonts w:hint="eastAsia"/>
          <w:kern w:val="0"/>
          <w:sz w:val="24"/>
        </w:rPr>
        <w:t>ecg</w:t>
      </w:r>
      <w:proofErr w:type="spellEnd"/>
      <w:r w:rsidR="00A35E12">
        <w:rPr>
          <w:rFonts w:hint="eastAsia"/>
          <w:kern w:val="0"/>
          <w:sz w:val="24"/>
        </w:rPr>
        <w:t>格式</w:t>
      </w:r>
      <w:r w:rsidR="00A35E12">
        <w:rPr>
          <w:kern w:val="0"/>
          <w:sz w:val="24"/>
        </w:rPr>
        <w:t>的</w:t>
      </w:r>
      <w:r>
        <w:rPr>
          <w:rFonts w:hint="eastAsia"/>
          <w:kern w:val="0"/>
          <w:sz w:val="24"/>
        </w:rPr>
        <w:t>心电数据。</w:t>
      </w:r>
    </w:p>
    <w:p w14:paraId="58C9A850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2.1.2 </w:t>
      </w:r>
      <w:r>
        <w:rPr>
          <w:kern w:val="0"/>
          <w:sz w:val="24"/>
        </w:rPr>
        <w:t>最大并发数</w:t>
      </w:r>
    </w:p>
    <w:p w14:paraId="4B4AF681" w14:textId="77777777" w:rsidR="006305F7" w:rsidRDefault="003B5DEF">
      <w:pPr>
        <w:spacing w:line="360" w:lineRule="auto"/>
        <w:ind w:firstLine="425"/>
        <w:rPr>
          <w:kern w:val="0"/>
          <w:sz w:val="24"/>
        </w:rPr>
      </w:pPr>
      <w:r>
        <w:rPr>
          <w:kern w:val="0"/>
          <w:sz w:val="24"/>
        </w:rPr>
        <w:lastRenderedPageBreak/>
        <w:t>最大并发用户数为</w:t>
      </w:r>
      <w:r>
        <w:rPr>
          <w:rFonts w:hint="eastAsia"/>
          <w:kern w:val="0"/>
          <w:sz w:val="24"/>
        </w:rPr>
        <w:t>100</w:t>
      </w:r>
      <w:r>
        <w:rPr>
          <w:kern w:val="0"/>
          <w:sz w:val="24"/>
        </w:rPr>
        <w:t>个</w:t>
      </w:r>
      <w:r>
        <w:rPr>
          <w:rFonts w:hint="eastAsia"/>
          <w:kern w:val="0"/>
          <w:sz w:val="24"/>
        </w:rPr>
        <w:t>。</w:t>
      </w:r>
    </w:p>
    <w:p w14:paraId="15DF8CDB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2.1.3 </w:t>
      </w:r>
      <w:r>
        <w:rPr>
          <w:kern w:val="0"/>
          <w:sz w:val="24"/>
        </w:rPr>
        <w:t>数据接口</w:t>
      </w:r>
    </w:p>
    <w:p w14:paraId="3C2B66CE" w14:textId="77777777" w:rsidR="006305F7" w:rsidRDefault="003B5DEF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软件通过</w:t>
      </w:r>
      <w:r>
        <w:rPr>
          <w:rFonts w:hint="eastAsia"/>
          <w:kern w:val="0"/>
          <w:sz w:val="24"/>
        </w:rPr>
        <w:t>HTTP</w:t>
      </w:r>
      <w:r>
        <w:rPr>
          <w:rFonts w:hint="eastAsia"/>
          <w:kern w:val="0"/>
          <w:sz w:val="24"/>
        </w:rPr>
        <w:t>协议与服务器进行数据交互，心电文件存储格式为</w:t>
      </w:r>
      <w:r>
        <w:rPr>
          <w:rFonts w:hint="eastAsia"/>
          <w:kern w:val="0"/>
          <w:sz w:val="24"/>
        </w:rPr>
        <w:t>.</w:t>
      </w:r>
      <w:proofErr w:type="spellStart"/>
      <w:r>
        <w:rPr>
          <w:rFonts w:hint="eastAsia"/>
          <w:kern w:val="0"/>
          <w:sz w:val="24"/>
        </w:rPr>
        <w:t>ecg</w:t>
      </w:r>
      <w:proofErr w:type="spellEnd"/>
      <w:r>
        <w:rPr>
          <w:rFonts w:hint="eastAsia"/>
          <w:kern w:val="0"/>
          <w:sz w:val="24"/>
        </w:rPr>
        <w:t>，分析文件存储格式为</w:t>
      </w:r>
      <w:r>
        <w:rPr>
          <w:rFonts w:hint="eastAsia"/>
          <w:kern w:val="0"/>
          <w:sz w:val="24"/>
        </w:rPr>
        <w:t>.</w:t>
      </w:r>
      <w:proofErr w:type="spellStart"/>
      <w:r>
        <w:rPr>
          <w:rFonts w:hint="eastAsia"/>
          <w:kern w:val="0"/>
          <w:sz w:val="24"/>
        </w:rPr>
        <w:t>rlt</w:t>
      </w:r>
      <w:proofErr w:type="spellEnd"/>
      <w:r>
        <w:rPr>
          <w:rFonts w:hint="eastAsia"/>
          <w:kern w:val="0"/>
          <w:sz w:val="24"/>
        </w:rPr>
        <w:t>、</w:t>
      </w:r>
      <w:r>
        <w:rPr>
          <w:rFonts w:hint="eastAsia"/>
          <w:kern w:val="0"/>
          <w:sz w:val="24"/>
        </w:rPr>
        <w:t>.</w:t>
      </w:r>
      <w:proofErr w:type="spellStart"/>
      <w:r>
        <w:rPr>
          <w:rFonts w:hint="eastAsia"/>
          <w:kern w:val="0"/>
          <w:sz w:val="24"/>
        </w:rPr>
        <w:t>ffg</w:t>
      </w:r>
      <w:proofErr w:type="spellEnd"/>
      <w:r>
        <w:rPr>
          <w:rFonts w:hint="eastAsia"/>
          <w:kern w:val="0"/>
          <w:sz w:val="24"/>
        </w:rPr>
        <w:t>。</w:t>
      </w:r>
    </w:p>
    <w:p w14:paraId="6813BDFB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2.1.4 </w:t>
      </w:r>
      <w:r>
        <w:rPr>
          <w:kern w:val="0"/>
          <w:sz w:val="24"/>
        </w:rPr>
        <w:t>特定软硬件</w:t>
      </w:r>
    </w:p>
    <w:p w14:paraId="586C3B85" w14:textId="77777777" w:rsidR="006305F7" w:rsidRDefault="003B5DEF">
      <w:pPr>
        <w:snapToGrid w:val="0"/>
        <w:spacing w:line="360" w:lineRule="auto"/>
        <w:ind w:firstLine="480"/>
        <w:rPr>
          <w:kern w:val="0"/>
          <w:sz w:val="24"/>
        </w:rPr>
      </w:pPr>
      <w:r>
        <w:rPr>
          <w:kern w:val="0"/>
          <w:sz w:val="24"/>
        </w:rPr>
        <w:t>软件完成预期用途所必备的医疗器械硬件</w:t>
      </w:r>
      <w:r>
        <w:rPr>
          <w:rFonts w:hint="eastAsia"/>
          <w:kern w:val="0"/>
          <w:sz w:val="24"/>
        </w:rPr>
        <w:t>为通心络科（河北）科技有限公司生产的十二导联动态心电记录仪。</w:t>
      </w:r>
    </w:p>
    <w:p w14:paraId="4B344863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2.1.5 </w:t>
      </w:r>
      <w:r>
        <w:rPr>
          <w:kern w:val="0"/>
          <w:sz w:val="24"/>
        </w:rPr>
        <w:t>临床功能</w:t>
      </w:r>
    </w:p>
    <w:p w14:paraId="2FC9ED76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1</w:t>
      </w:r>
      <w:r>
        <w:rPr>
          <w:rFonts w:hint="eastAsia"/>
          <w:kern w:val="0"/>
          <w:sz w:val="24"/>
        </w:rPr>
        <w:t>）编辑模板，方便对单个心搏类型进行修改。</w:t>
      </w:r>
    </w:p>
    <w:p w14:paraId="70A78621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2</w:t>
      </w:r>
      <w:r>
        <w:rPr>
          <w:rFonts w:hint="eastAsia"/>
          <w:kern w:val="0"/>
          <w:sz w:val="24"/>
        </w:rPr>
        <w:t>）散点图功能，按照心搏间期做散点图和相关编辑操作。</w:t>
      </w:r>
    </w:p>
    <w:p w14:paraId="65D19E04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3</w:t>
      </w:r>
      <w:r>
        <w:rPr>
          <w:rFonts w:hint="eastAsia"/>
          <w:kern w:val="0"/>
          <w:sz w:val="24"/>
        </w:rPr>
        <w:t>）</w:t>
      </w:r>
      <w:proofErr w:type="spellStart"/>
      <w:r>
        <w:rPr>
          <w:rFonts w:hint="eastAsia"/>
          <w:kern w:val="0"/>
          <w:sz w:val="24"/>
        </w:rPr>
        <w:t>Demix</w:t>
      </w:r>
      <w:proofErr w:type="spellEnd"/>
      <w:r>
        <w:rPr>
          <w:rFonts w:hint="eastAsia"/>
          <w:kern w:val="0"/>
          <w:sz w:val="24"/>
        </w:rPr>
        <w:t>功能，按照心搏数据画重叠图和相关编辑操作。</w:t>
      </w:r>
    </w:p>
    <w:p w14:paraId="35A7ED60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4</w:t>
      </w:r>
      <w:r>
        <w:rPr>
          <w:rFonts w:hint="eastAsia"/>
          <w:kern w:val="0"/>
          <w:sz w:val="24"/>
        </w:rPr>
        <w:t>）模板详细功能，按照分类结果多行多列画心搏数据和相关编辑。</w:t>
      </w:r>
    </w:p>
    <w:p w14:paraId="064A4143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5</w:t>
      </w:r>
      <w:r>
        <w:rPr>
          <w:rFonts w:hint="eastAsia"/>
          <w:kern w:val="0"/>
          <w:sz w:val="24"/>
        </w:rPr>
        <w:t>）事件统计，方便查看统计的事件。</w:t>
      </w:r>
    </w:p>
    <w:p w14:paraId="69B66275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6</w:t>
      </w:r>
      <w:r>
        <w:rPr>
          <w:rFonts w:hint="eastAsia"/>
          <w:kern w:val="0"/>
          <w:sz w:val="24"/>
        </w:rPr>
        <w:t>）片段图编辑，方便查看所有保存的片段图和描述。</w:t>
      </w:r>
    </w:p>
    <w:p w14:paraId="14EC0869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7</w:t>
      </w:r>
      <w:r>
        <w:rPr>
          <w:rFonts w:hint="eastAsia"/>
          <w:kern w:val="0"/>
          <w:sz w:val="24"/>
        </w:rPr>
        <w:t>）页扫描，方便快速浏览全程心电数据。</w:t>
      </w:r>
    </w:p>
    <w:p w14:paraId="3E0B58D2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8</w:t>
      </w:r>
      <w:r>
        <w:rPr>
          <w:rFonts w:hint="eastAsia"/>
          <w:kern w:val="0"/>
          <w:sz w:val="24"/>
        </w:rPr>
        <w:t>）房颤，辅助判断是否有房颤。</w:t>
      </w:r>
    </w:p>
    <w:p w14:paraId="545B3E5D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9</w:t>
      </w:r>
      <w:r>
        <w:rPr>
          <w:rFonts w:hint="eastAsia"/>
          <w:kern w:val="0"/>
          <w:sz w:val="24"/>
        </w:rPr>
        <w:t>）</w:t>
      </w:r>
      <w:r>
        <w:rPr>
          <w:rFonts w:hint="eastAsia"/>
          <w:kern w:val="0"/>
          <w:sz w:val="24"/>
        </w:rPr>
        <w:t>ST</w:t>
      </w:r>
      <w:r>
        <w:rPr>
          <w:rFonts w:hint="eastAsia"/>
          <w:kern w:val="0"/>
          <w:sz w:val="24"/>
        </w:rPr>
        <w:t>段，辅助判断是否有</w:t>
      </w:r>
      <w:r>
        <w:rPr>
          <w:rFonts w:hint="eastAsia"/>
          <w:kern w:val="0"/>
          <w:sz w:val="24"/>
        </w:rPr>
        <w:t>ST</w:t>
      </w:r>
      <w:r>
        <w:rPr>
          <w:rFonts w:hint="eastAsia"/>
          <w:kern w:val="0"/>
          <w:sz w:val="24"/>
        </w:rPr>
        <w:t>抬高压低。</w:t>
      </w:r>
    </w:p>
    <w:p w14:paraId="4B7459F7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10</w:t>
      </w:r>
      <w:r>
        <w:rPr>
          <w:rFonts w:hint="eastAsia"/>
          <w:kern w:val="0"/>
          <w:sz w:val="24"/>
        </w:rPr>
        <w:t>）</w:t>
      </w:r>
      <w:r>
        <w:rPr>
          <w:rFonts w:hint="eastAsia"/>
          <w:kern w:val="0"/>
          <w:sz w:val="24"/>
        </w:rPr>
        <w:t>HRV</w:t>
      </w:r>
      <w:r>
        <w:rPr>
          <w:rFonts w:hint="eastAsia"/>
          <w:kern w:val="0"/>
          <w:sz w:val="24"/>
        </w:rPr>
        <w:t>，得出</w:t>
      </w:r>
      <w:r>
        <w:rPr>
          <w:rFonts w:hint="eastAsia"/>
          <w:kern w:val="0"/>
          <w:sz w:val="24"/>
        </w:rPr>
        <w:t>HRV</w:t>
      </w:r>
      <w:r>
        <w:rPr>
          <w:rFonts w:hint="eastAsia"/>
          <w:kern w:val="0"/>
          <w:sz w:val="24"/>
        </w:rPr>
        <w:t>时域、频域、非线性参数，供参考。</w:t>
      </w:r>
    </w:p>
    <w:p w14:paraId="49AC2CF3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11</w:t>
      </w:r>
      <w:r>
        <w:rPr>
          <w:rFonts w:hint="eastAsia"/>
          <w:kern w:val="0"/>
          <w:sz w:val="24"/>
        </w:rPr>
        <w:t>）直方图，对心搏类型进行</w:t>
      </w:r>
      <w:r>
        <w:rPr>
          <w:rFonts w:hint="eastAsia"/>
          <w:kern w:val="0"/>
          <w:sz w:val="24"/>
        </w:rPr>
        <w:t>RR</w:t>
      </w:r>
      <w:r>
        <w:rPr>
          <w:rFonts w:hint="eastAsia"/>
          <w:kern w:val="0"/>
          <w:sz w:val="24"/>
        </w:rPr>
        <w:t>间期、间期比、心率进行统计分类。</w:t>
      </w:r>
    </w:p>
    <w:p w14:paraId="6D454668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12</w:t>
      </w:r>
      <w:r>
        <w:rPr>
          <w:rFonts w:hint="eastAsia"/>
          <w:kern w:val="0"/>
          <w:sz w:val="24"/>
        </w:rPr>
        <w:t>）报告编辑，方便用户查看</w:t>
      </w:r>
      <w:proofErr w:type="gramStart"/>
      <w:r>
        <w:rPr>
          <w:rFonts w:hint="eastAsia"/>
          <w:kern w:val="0"/>
          <w:sz w:val="24"/>
        </w:rPr>
        <w:t>当前报告</w:t>
      </w:r>
      <w:proofErr w:type="gramEnd"/>
      <w:r>
        <w:rPr>
          <w:rFonts w:hint="eastAsia"/>
          <w:kern w:val="0"/>
          <w:sz w:val="24"/>
        </w:rPr>
        <w:t>数据。</w:t>
      </w:r>
    </w:p>
    <w:p w14:paraId="15AB05B6" w14:textId="77777777" w:rsidR="006305F7" w:rsidRDefault="003B5DEF">
      <w:pPr>
        <w:spacing w:line="360" w:lineRule="auto"/>
        <w:ind w:firstLineChars="200" w:firstLine="480"/>
        <w:rPr>
          <w:color w:val="FF0000"/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13</w:t>
      </w:r>
      <w:r>
        <w:rPr>
          <w:rFonts w:hint="eastAsia"/>
          <w:kern w:val="0"/>
          <w:sz w:val="24"/>
        </w:rPr>
        <w:t>）生成报告功能，对结论进行编辑，并生成报告。</w:t>
      </w:r>
    </w:p>
    <w:p w14:paraId="5D06C965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2.1.6 </w:t>
      </w:r>
      <w:r>
        <w:rPr>
          <w:kern w:val="0"/>
          <w:sz w:val="24"/>
        </w:rPr>
        <w:t>使用限制</w:t>
      </w:r>
    </w:p>
    <w:p w14:paraId="6868FCF5" w14:textId="77777777" w:rsidR="006305F7" w:rsidRDefault="003B5DEF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1</w:t>
      </w:r>
      <w:r>
        <w:rPr>
          <w:rFonts w:hint="eastAsia"/>
          <w:kern w:val="0"/>
          <w:sz w:val="24"/>
        </w:rPr>
        <w:t>）软件只能处理</w:t>
      </w:r>
      <w:r>
        <w:rPr>
          <w:rFonts w:hint="eastAsia"/>
          <w:kern w:val="0"/>
          <w:sz w:val="24"/>
        </w:rPr>
        <w:t>.</w:t>
      </w:r>
      <w:proofErr w:type="spellStart"/>
      <w:r>
        <w:rPr>
          <w:rFonts w:hint="eastAsia"/>
          <w:kern w:val="0"/>
          <w:sz w:val="24"/>
        </w:rPr>
        <w:t>ecg</w:t>
      </w:r>
      <w:proofErr w:type="spellEnd"/>
      <w:r>
        <w:rPr>
          <w:rFonts w:hint="eastAsia"/>
          <w:kern w:val="0"/>
          <w:sz w:val="24"/>
        </w:rPr>
        <w:t>格式的心电文件，软件导出分析文件的格式为</w:t>
      </w:r>
      <w:r>
        <w:rPr>
          <w:rFonts w:hint="eastAsia"/>
          <w:kern w:val="0"/>
          <w:sz w:val="24"/>
        </w:rPr>
        <w:t>.</w:t>
      </w:r>
      <w:proofErr w:type="spellStart"/>
      <w:r>
        <w:rPr>
          <w:rFonts w:hint="eastAsia"/>
          <w:kern w:val="0"/>
          <w:sz w:val="24"/>
        </w:rPr>
        <w:t>rlt</w:t>
      </w:r>
      <w:proofErr w:type="spellEnd"/>
      <w:r>
        <w:rPr>
          <w:rFonts w:hint="eastAsia"/>
          <w:kern w:val="0"/>
          <w:sz w:val="24"/>
        </w:rPr>
        <w:t>、</w:t>
      </w:r>
      <w:r>
        <w:rPr>
          <w:rFonts w:hint="eastAsia"/>
          <w:kern w:val="0"/>
          <w:sz w:val="24"/>
        </w:rPr>
        <w:t>.</w:t>
      </w:r>
      <w:proofErr w:type="spellStart"/>
      <w:r>
        <w:rPr>
          <w:rFonts w:hint="eastAsia"/>
          <w:kern w:val="0"/>
          <w:sz w:val="24"/>
        </w:rPr>
        <w:t>ffg</w:t>
      </w:r>
      <w:proofErr w:type="spellEnd"/>
      <w:r>
        <w:rPr>
          <w:rFonts w:hint="eastAsia"/>
          <w:kern w:val="0"/>
          <w:sz w:val="24"/>
        </w:rPr>
        <w:t>。</w:t>
      </w:r>
    </w:p>
    <w:p w14:paraId="1EBD37F8" w14:textId="77777777" w:rsidR="006305F7" w:rsidRDefault="003B5DEF">
      <w:pPr>
        <w:spacing w:line="360" w:lineRule="auto"/>
        <w:ind w:firstLine="425"/>
        <w:rPr>
          <w:rStyle w:val="af0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2</w:t>
      </w:r>
      <w:r>
        <w:rPr>
          <w:rFonts w:hint="eastAsia"/>
          <w:kern w:val="0"/>
          <w:sz w:val="24"/>
        </w:rPr>
        <w:t>）软件设置参数时必须为在规定范围内的合理数值，</w:t>
      </w:r>
    </w:p>
    <w:p w14:paraId="5C18ED53" w14:textId="77777777" w:rsidR="006305F7" w:rsidRDefault="003B5DEF">
      <w:pPr>
        <w:ind w:left="420" w:firstLine="420"/>
        <w:rPr>
          <w:kern w:val="0"/>
          <w:sz w:val="24"/>
        </w:rPr>
      </w:pPr>
      <w:r>
        <w:rPr>
          <w:rFonts w:hint="eastAsia"/>
          <w:kern w:val="0"/>
          <w:sz w:val="24"/>
        </w:rPr>
        <w:t>如下：</w:t>
      </w:r>
    </w:p>
    <w:p w14:paraId="435566E3" w14:textId="77777777" w:rsidR="006305F7" w:rsidRDefault="003B5DEF">
      <w:pPr>
        <w:ind w:left="420" w:firstLine="420"/>
        <w:rPr>
          <w:kern w:val="0"/>
          <w:sz w:val="24"/>
        </w:rPr>
      </w:pPr>
      <w:r>
        <w:rPr>
          <w:rFonts w:hint="eastAsia"/>
          <w:kern w:val="0"/>
          <w:sz w:val="24"/>
        </w:rPr>
        <w:t>“心动过缓心率</w:t>
      </w:r>
      <w:r>
        <w:rPr>
          <w:kern w:val="0"/>
          <w:sz w:val="24"/>
        </w:rPr>
        <w:t>(bpm)</w:t>
      </w:r>
      <w:r>
        <w:rPr>
          <w:rFonts w:hint="eastAsia"/>
          <w:kern w:val="0"/>
          <w:sz w:val="24"/>
        </w:rPr>
        <w:t>”，输入范围</w:t>
      </w:r>
      <w:r>
        <w:rPr>
          <w:kern w:val="0"/>
          <w:sz w:val="24"/>
        </w:rPr>
        <w:t>20~120</w:t>
      </w:r>
    </w:p>
    <w:p w14:paraId="3E58F539" w14:textId="77777777" w:rsidR="006305F7" w:rsidRDefault="003B5DEF">
      <w:pPr>
        <w:ind w:left="420" w:firstLine="420"/>
        <w:rPr>
          <w:kern w:val="0"/>
          <w:sz w:val="24"/>
        </w:rPr>
      </w:pPr>
      <w:r>
        <w:rPr>
          <w:rFonts w:hint="eastAsia"/>
          <w:kern w:val="0"/>
          <w:sz w:val="24"/>
        </w:rPr>
        <w:t>“心动过缓心搏数”，输入范围</w:t>
      </w:r>
      <w:r>
        <w:rPr>
          <w:kern w:val="0"/>
          <w:sz w:val="24"/>
        </w:rPr>
        <w:t>1~16</w:t>
      </w:r>
    </w:p>
    <w:p w14:paraId="75C44E9D" w14:textId="77777777" w:rsidR="006305F7" w:rsidRDefault="003B5DEF">
      <w:pPr>
        <w:ind w:left="420" w:firstLine="420"/>
        <w:rPr>
          <w:kern w:val="0"/>
          <w:sz w:val="24"/>
        </w:rPr>
      </w:pPr>
      <w:r>
        <w:rPr>
          <w:rFonts w:hint="eastAsia"/>
          <w:kern w:val="0"/>
          <w:sz w:val="24"/>
        </w:rPr>
        <w:t>“心动过速心率</w:t>
      </w:r>
      <w:r>
        <w:rPr>
          <w:kern w:val="0"/>
          <w:sz w:val="24"/>
        </w:rPr>
        <w:t>(bpm)</w:t>
      </w:r>
      <w:r>
        <w:rPr>
          <w:rFonts w:hint="eastAsia"/>
          <w:kern w:val="0"/>
          <w:sz w:val="24"/>
        </w:rPr>
        <w:t>”，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输入范围</w:t>
      </w:r>
      <w:r>
        <w:rPr>
          <w:kern w:val="0"/>
          <w:sz w:val="24"/>
        </w:rPr>
        <w:t>50~250</w:t>
      </w:r>
    </w:p>
    <w:p w14:paraId="0708E51C" w14:textId="77777777" w:rsidR="006305F7" w:rsidRDefault="003B5DEF">
      <w:pPr>
        <w:ind w:left="420" w:firstLine="420"/>
        <w:rPr>
          <w:kern w:val="0"/>
          <w:sz w:val="24"/>
        </w:rPr>
      </w:pPr>
      <w:r>
        <w:rPr>
          <w:rFonts w:hint="eastAsia"/>
          <w:kern w:val="0"/>
          <w:sz w:val="24"/>
        </w:rPr>
        <w:t>“心动过速心搏数”，输入范围</w:t>
      </w:r>
      <w:r>
        <w:rPr>
          <w:kern w:val="0"/>
          <w:sz w:val="24"/>
        </w:rPr>
        <w:t>1~16</w:t>
      </w:r>
    </w:p>
    <w:p w14:paraId="7B4A1140" w14:textId="77777777" w:rsidR="006305F7" w:rsidRDefault="003B5DEF">
      <w:pPr>
        <w:ind w:firstLineChars="400" w:firstLine="960"/>
        <w:rPr>
          <w:kern w:val="0"/>
          <w:sz w:val="24"/>
        </w:rPr>
      </w:pPr>
      <w:r>
        <w:rPr>
          <w:rFonts w:hint="eastAsia"/>
          <w:kern w:val="0"/>
          <w:sz w:val="24"/>
        </w:rPr>
        <w:t>“室速心率</w:t>
      </w:r>
      <w:r>
        <w:rPr>
          <w:kern w:val="0"/>
          <w:sz w:val="24"/>
        </w:rPr>
        <w:t>(bpm)</w:t>
      </w:r>
      <w:r>
        <w:rPr>
          <w:rFonts w:hint="eastAsia"/>
          <w:kern w:val="0"/>
          <w:sz w:val="24"/>
        </w:rPr>
        <w:t>”，输入范围</w:t>
      </w:r>
      <w:r>
        <w:rPr>
          <w:kern w:val="0"/>
          <w:sz w:val="24"/>
        </w:rPr>
        <w:t>50~150</w:t>
      </w:r>
    </w:p>
    <w:p w14:paraId="6384B949" w14:textId="77777777" w:rsidR="006305F7" w:rsidRDefault="003B5DEF">
      <w:pPr>
        <w:ind w:firstLineChars="400" w:firstLine="960"/>
        <w:rPr>
          <w:kern w:val="0"/>
          <w:sz w:val="24"/>
        </w:rPr>
      </w:pPr>
      <w:r>
        <w:rPr>
          <w:rFonts w:hint="eastAsia"/>
          <w:kern w:val="0"/>
          <w:sz w:val="24"/>
        </w:rPr>
        <w:t>“室速心搏数”，输入范围</w:t>
      </w:r>
      <w:r>
        <w:rPr>
          <w:kern w:val="0"/>
          <w:sz w:val="24"/>
        </w:rPr>
        <w:t>3~20</w:t>
      </w:r>
    </w:p>
    <w:p w14:paraId="75C51B3B" w14:textId="77777777" w:rsidR="006305F7" w:rsidRDefault="003B5DEF">
      <w:pPr>
        <w:ind w:firstLineChars="400" w:firstLine="960"/>
        <w:rPr>
          <w:kern w:val="0"/>
          <w:sz w:val="24"/>
        </w:rPr>
      </w:pPr>
      <w:r>
        <w:rPr>
          <w:rFonts w:hint="eastAsia"/>
          <w:kern w:val="0"/>
          <w:sz w:val="24"/>
        </w:rPr>
        <w:t>室上早提前量（</w:t>
      </w:r>
      <w:r>
        <w:rPr>
          <w:kern w:val="0"/>
          <w:sz w:val="24"/>
        </w:rPr>
        <w:t>%</w:t>
      </w:r>
      <w:r>
        <w:rPr>
          <w:rFonts w:hint="eastAsia"/>
          <w:kern w:val="0"/>
          <w:sz w:val="24"/>
        </w:rPr>
        <w:t>）</w:t>
      </w:r>
      <w:proofErr w:type="gramStart"/>
      <w:r>
        <w:rPr>
          <w:rFonts w:hint="eastAsia"/>
          <w:kern w:val="0"/>
          <w:sz w:val="24"/>
        </w:rPr>
        <w:t>”</w:t>
      </w:r>
      <w:proofErr w:type="gramEnd"/>
      <w:r>
        <w:rPr>
          <w:rFonts w:hint="eastAsia"/>
          <w:kern w:val="0"/>
          <w:sz w:val="24"/>
        </w:rPr>
        <w:t>，输入范围</w:t>
      </w:r>
      <w:r>
        <w:rPr>
          <w:kern w:val="0"/>
          <w:sz w:val="24"/>
        </w:rPr>
        <w:t>10~99</w:t>
      </w:r>
    </w:p>
    <w:p w14:paraId="25B28DFD" w14:textId="77777777" w:rsidR="006305F7" w:rsidRDefault="003B5DEF">
      <w:pPr>
        <w:ind w:firstLineChars="400" w:firstLine="960"/>
        <w:rPr>
          <w:kern w:val="0"/>
          <w:sz w:val="24"/>
        </w:rPr>
      </w:pPr>
      <w:r>
        <w:rPr>
          <w:rFonts w:hint="eastAsia"/>
          <w:kern w:val="0"/>
          <w:sz w:val="24"/>
        </w:rPr>
        <w:lastRenderedPageBreak/>
        <w:t>“计算参考节律的心搏个数”，输入范围</w:t>
      </w:r>
      <w:r>
        <w:rPr>
          <w:kern w:val="0"/>
          <w:sz w:val="24"/>
        </w:rPr>
        <w:t>1~50</w:t>
      </w:r>
    </w:p>
    <w:p w14:paraId="4DFDD796" w14:textId="77777777" w:rsidR="006305F7" w:rsidRDefault="006305F7">
      <w:pPr>
        <w:ind w:left="420" w:firstLine="420"/>
      </w:pPr>
    </w:p>
    <w:p w14:paraId="1E446392" w14:textId="77777777" w:rsidR="006305F7" w:rsidRDefault="006305F7">
      <w:pPr>
        <w:spacing w:line="360" w:lineRule="auto"/>
        <w:ind w:firstLine="425"/>
        <w:rPr>
          <w:rStyle w:val="af0"/>
        </w:rPr>
      </w:pPr>
    </w:p>
    <w:p w14:paraId="40AC95DB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2.1.7 </w:t>
      </w:r>
      <w:r>
        <w:rPr>
          <w:kern w:val="0"/>
          <w:sz w:val="24"/>
        </w:rPr>
        <w:t>用户访问控制</w:t>
      </w:r>
    </w:p>
    <w:p w14:paraId="37FDC6C7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kern w:val="0"/>
          <w:sz w:val="24"/>
        </w:rPr>
        <w:t>软件的用户访问控制管理机制</w:t>
      </w:r>
      <w:r>
        <w:rPr>
          <w:rFonts w:hint="eastAsia"/>
          <w:kern w:val="0"/>
          <w:sz w:val="24"/>
        </w:rPr>
        <w:t>为使用用户名、密码进行软件登录。</w:t>
      </w:r>
    </w:p>
    <w:p w14:paraId="1DBFA06E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2.1.8 </w:t>
      </w:r>
      <w:r>
        <w:rPr>
          <w:kern w:val="0"/>
          <w:sz w:val="24"/>
        </w:rPr>
        <w:t>版权保护</w:t>
      </w:r>
    </w:p>
    <w:p w14:paraId="5B7A5129" w14:textId="77777777" w:rsidR="006305F7" w:rsidRDefault="003B5DEF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本软件采取用户名、密码的方式进行版权保护。</w:t>
      </w:r>
    </w:p>
    <w:p w14:paraId="7E886A62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2.1.9 </w:t>
      </w:r>
      <w:r>
        <w:rPr>
          <w:kern w:val="0"/>
          <w:sz w:val="24"/>
        </w:rPr>
        <w:t>用户界面</w:t>
      </w:r>
    </w:p>
    <w:p w14:paraId="52661F4C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本软件使用图形用户界面，功能可通过窗口和按钮操作。具体包括登录界面、记录列表、编辑模板、事件统计、片段图编辑、页扫描、房颤、</w:t>
      </w:r>
      <w:r>
        <w:rPr>
          <w:rFonts w:hint="eastAsia"/>
          <w:kern w:val="0"/>
          <w:sz w:val="24"/>
        </w:rPr>
        <w:t>ST</w:t>
      </w:r>
      <w:r>
        <w:rPr>
          <w:rFonts w:hint="eastAsia"/>
          <w:kern w:val="0"/>
          <w:sz w:val="24"/>
        </w:rPr>
        <w:t>段、</w:t>
      </w:r>
      <w:r>
        <w:rPr>
          <w:rFonts w:hint="eastAsia"/>
          <w:kern w:val="0"/>
          <w:sz w:val="24"/>
        </w:rPr>
        <w:t>HRV</w:t>
      </w:r>
      <w:r>
        <w:rPr>
          <w:rFonts w:hint="eastAsia"/>
          <w:kern w:val="0"/>
          <w:sz w:val="24"/>
        </w:rPr>
        <w:t>、直方图、报告编辑、生成报告界面。</w:t>
      </w:r>
    </w:p>
    <w:p w14:paraId="32CB7D74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2.1.10 </w:t>
      </w:r>
      <w:r>
        <w:rPr>
          <w:kern w:val="0"/>
          <w:sz w:val="24"/>
        </w:rPr>
        <w:t>消息</w:t>
      </w:r>
    </w:p>
    <w:p w14:paraId="4398929F" w14:textId="77777777" w:rsidR="006305F7" w:rsidRDefault="003B5DEF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本软件使用弹出窗口进行消息提示，包括确认、操作、警告、错误提示。</w:t>
      </w:r>
    </w:p>
    <w:p w14:paraId="4F3DC28A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1</w:t>
      </w:r>
      <w:r>
        <w:rPr>
          <w:rFonts w:hint="eastAsia"/>
          <w:kern w:val="0"/>
          <w:sz w:val="24"/>
        </w:rPr>
        <w:t>）确认提示：当修改</w:t>
      </w:r>
      <w:proofErr w:type="gramStart"/>
      <w:r>
        <w:rPr>
          <w:rFonts w:hint="eastAsia"/>
          <w:kern w:val="0"/>
          <w:sz w:val="24"/>
        </w:rPr>
        <w:t>一</w:t>
      </w:r>
      <w:proofErr w:type="gramEnd"/>
      <w:r>
        <w:rPr>
          <w:rFonts w:hint="eastAsia"/>
          <w:kern w:val="0"/>
          <w:sz w:val="24"/>
        </w:rPr>
        <w:t>整个模板时，弹出“是否要修改心搏类型为窦性心搏”。</w:t>
      </w:r>
    </w:p>
    <w:p w14:paraId="0F5D0DBD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2</w:t>
      </w:r>
      <w:r>
        <w:rPr>
          <w:rFonts w:hint="eastAsia"/>
          <w:kern w:val="0"/>
          <w:sz w:val="24"/>
        </w:rPr>
        <w:t>）操作提示：在同一台电脑打开两个以上的程序时，提示“程序已经在运行”。</w:t>
      </w:r>
    </w:p>
    <w:p w14:paraId="7FE4CAD2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3</w:t>
      </w:r>
      <w:r>
        <w:rPr>
          <w:rFonts w:hint="eastAsia"/>
          <w:kern w:val="0"/>
          <w:sz w:val="24"/>
        </w:rPr>
        <w:t>）警告提示：在参数设置时输入值超出规定范围，有警告提示。</w:t>
      </w:r>
    </w:p>
    <w:p w14:paraId="0745DF37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4</w:t>
      </w:r>
      <w:r>
        <w:rPr>
          <w:rFonts w:hint="eastAsia"/>
          <w:kern w:val="0"/>
          <w:sz w:val="24"/>
        </w:rPr>
        <w:t>）错误提示：当加载的</w:t>
      </w:r>
      <w:proofErr w:type="spellStart"/>
      <w:r>
        <w:rPr>
          <w:rFonts w:hint="eastAsia"/>
          <w:kern w:val="0"/>
          <w:sz w:val="24"/>
        </w:rPr>
        <w:t>ecg</w:t>
      </w:r>
      <w:proofErr w:type="spellEnd"/>
      <w:r>
        <w:rPr>
          <w:rFonts w:hint="eastAsia"/>
          <w:kern w:val="0"/>
          <w:sz w:val="24"/>
        </w:rPr>
        <w:t>文件为空时，弹出“加载</w:t>
      </w:r>
      <w:proofErr w:type="spellStart"/>
      <w:r>
        <w:rPr>
          <w:rFonts w:hint="eastAsia"/>
          <w:kern w:val="0"/>
          <w:sz w:val="24"/>
        </w:rPr>
        <w:t>ecg</w:t>
      </w:r>
      <w:proofErr w:type="spellEnd"/>
      <w:r>
        <w:rPr>
          <w:rFonts w:hint="eastAsia"/>
          <w:kern w:val="0"/>
          <w:sz w:val="24"/>
        </w:rPr>
        <w:t>文件为空”。</w:t>
      </w:r>
    </w:p>
    <w:p w14:paraId="1E90FD73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2.1.11 </w:t>
      </w:r>
      <w:r>
        <w:rPr>
          <w:kern w:val="0"/>
          <w:sz w:val="24"/>
        </w:rPr>
        <w:t>可靠性</w:t>
      </w:r>
    </w:p>
    <w:p w14:paraId="3B57EEA8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1</w:t>
      </w:r>
      <w:r>
        <w:rPr>
          <w:rFonts w:hint="eastAsia"/>
          <w:kern w:val="0"/>
          <w:sz w:val="24"/>
        </w:rPr>
        <w:t>）磁盘空间小于</w:t>
      </w:r>
      <w:r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00MB</w:t>
      </w:r>
      <w:r>
        <w:rPr>
          <w:kern w:val="0"/>
          <w:sz w:val="24"/>
        </w:rPr>
        <w:t>或总存储空间的</w:t>
      </w:r>
      <w:r>
        <w:rPr>
          <w:kern w:val="0"/>
          <w:sz w:val="24"/>
        </w:rPr>
        <w:t>1%</w:t>
      </w:r>
      <w:r>
        <w:rPr>
          <w:kern w:val="0"/>
          <w:sz w:val="24"/>
        </w:rPr>
        <w:t>时进行提示。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 xml:space="preserve"> </w:t>
      </w:r>
    </w:p>
    <w:p w14:paraId="376B809E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2</w:t>
      </w:r>
      <w:r>
        <w:rPr>
          <w:rFonts w:hint="eastAsia"/>
          <w:kern w:val="0"/>
          <w:sz w:val="24"/>
        </w:rPr>
        <w:t>）网络中断后，继续使用软件会弹出网络故障的提示。网络恢复后，可以正常使用。</w:t>
      </w:r>
      <w:r>
        <w:rPr>
          <w:rFonts w:hint="eastAsia"/>
          <w:kern w:val="0"/>
          <w:sz w:val="24"/>
        </w:rPr>
        <w:t xml:space="preserve"> </w:t>
      </w:r>
    </w:p>
    <w:p w14:paraId="32320238" w14:textId="019D012A" w:rsidR="006305F7" w:rsidRDefault="003B5DEF">
      <w:p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3</w:t>
      </w:r>
      <w:r>
        <w:rPr>
          <w:rFonts w:hint="eastAsia"/>
          <w:kern w:val="0"/>
          <w:sz w:val="24"/>
        </w:rPr>
        <w:t>）本地文件丢失，服务器文件不会受到影响，可以重新下载原始心电数据，如果分析文件和报告已经上传至服务器，也可以重新下载。重要本地数据还可以进行手动备份，需要恢复时，放回原文件路径即可。</w:t>
      </w:r>
    </w:p>
    <w:p w14:paraId="438BE97F" w14:textId="77777777" w:rsidR="006305F7" w:rsidRDefault="006305F7">
      <w:pPr>
        <w:spacing w:line="360" w:lineRule="auto"/>
        <w:ind w:firstLineChars="200" w:firstLine="480"/>
        <w:rPr>
          <w:kern w:val="0"/>
          <w:sz w:val="24"/>
        </w:rPr>
      </w:pPr>
    </w:p>
    <w:p w14:paraId="69898E17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2.1.12 </w:t>
      </w:r>
      <w:r>
        <w:rPr>
          <w:kern w:val="0"/>
          <w:sz w:val="24"/>
        </w:rPr>
        <w:t>维护性</w:t>
      </w:r>
    </w:p>
    <w:p w14:paraId="5D1D0A34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动态心电分析软件内置软件版本信息，而且在软件使用过程中，会生成日志文件。当发生故障时，可以参照使用说明书中的联系方式联系专业人员进行维护。</w:t>
      </w:r>
    </w:p>
    <w:p w14:paraId="3E1D64C7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2.1.13 </w:t>
      </w:r>
      <w:r>
        <w:rPr>
          <w:kern w:val="0"/>
          <w:sz w:val="24"/>
        </w:rPr>
        <w:t>效率</w:t>
      </w:r>
    </w:p>
    <w:p w14:paraId="26AC5690" w14:textId="7F425AFB" w:rsidR="006305F7" w:rsidRDefault="003B5DEF">
      <w:p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软件在</w:t>
      </w:r>
      <w:r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.1.14</w:t>
      </w:r>
      <w:r>
        <w:rPr>
          <w:rFonts w:hint="eastAsia"/>
          <w:kern w:val="0"/>
          <w:sz w:val="24"/>
        </w:rPr>
        <w:t>要求的最低配置条件下、</w:t>
      </w:r>
      <w:r>
        <w:rPr>
          <w:rFonts w:hint="eastAsia"/>
          <w:kern w:val="0"/>
          <w:sz w:val="24"/>
        </w:rPr>
        <w:t>1</w:t>
      </w:r>
      <w:r>
        <w:rPr>
          <w:kern w:val="0"/>
          <w:sz w:val="24"/>
        </w:rPr>
        <w:t>00</w:t>
      </w:r>
      <w:r>
        <w:rPr>
          <w:rFonts w:hint="eastAsia"/>
          <w:kern w:val="0"/>
          <w:sz w:val="24"/>
        </w:rPr>
        <w:t>个用户并发运行，能满足如下要求</w:t>
      </w:r>
      <w:r w:rsidR="00A35E12">
        <w:rPr>
          <w:rFonts w:hint="eastAsia"/>
          <w:kern w:val="0"/>
          <w:sz w:val="24"/>
        </w:rPr>
        <w:t>：</w:t>
      </w:r>
    </w:p>
    <w:p w14:paraId="3C81A555" w14:textId="77777777" w:rsidR="006305F7" w:rsidRDefault="003B5DEF">
      <w:pPr>
        <w:numPr>
          <w:ilvl w:val="0"/>
          <w:numId w:val="2"/>
        </w:num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lastRenderedPageBreak/>
        <w:t xml:space="preserve"> </w:t>
      </w:r>
      <w:r>
        <w:rPr>
          <w:rFonts w:hint="eastAsia"/>
          <w:kern w:val="0"/>
          <w:sz w:val="24"/>
        </w:rPr>
        <w:t>非首次分析心电数据（小于等于</w:t>
      </w:r>
      <w:r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4</w:t>
      </w:r>
      <w:r>
        <w:rPr>
          <w:rFonts w:hint="eastAsia"/>
          <w:kern w:val="0"/>
          <w:sz w:val="24"/>
        </w:rPr>
        <w:t>小时）的响应时间不超过</w:t>
      </w:r>
      <w:r>
        <w:rPr>
          <w:rFonts w:hint="eastAsia"/>
          <w:kern w:val="0"/>
          <w:sz w:val="24"/>
        </w:rPr>
        <w:t>3</w:t>
      </w:r>
      <w:r>
        <w:rPr>
          <w:rFonts w:hint="eastAsia"/>
          <w:kern w:val="0"/>
          <w:sz w:val="24"/>
        </w:rPr>
        <w:t>分钟</w:t>
      </w:r>
    </w:p>
    <w:p w14:paraId="54B0919C" w14:textId="77777777" w:rsidR="006305F7" w:rsidRDefault="003B5DEF">
      <w:pPr>
        <w:numPr>
          <w:ilvl w:val="0"/>
          <w:numId w:val="2"/>
        </w:num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登录操作不超过</w:t>
      </w:r>
      <w:r>
        <w:rPr>
          <w:rFonts w:hint="eastAsia"/>
          <w:kern w:val="0"/>
          <w:sz w:val="24"/>
        </w:rPr>
        <w:t>2</w:t>
      </w:r>
      <w:r>
        <w:rPr>
          <w:rFonts w:hint="eastAsia"/>
          <w:kern w:val="0"/>
          <w:sz w:val="24"/>
        </w:rPr>
        <w:t>秒钟。</w:t>
      </w:r>
    </w:p>
    <w:p w14:paraId="14CEDE73" w14:textId="77777777" w:rsidR="006305F7" w:rsidRDefault="003B5DEF">
      <w:pPr>
        <w:numPr>
          <w:ilvl w:val="0"/>
          <w:numId w:val="2"/>
        </w:num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软件</w:t>
      </w:r>
      <w:r>
        <w:rPr>
          <w:rFonts w:hint="eastAsia"/>
          <w:kern w:val="0"/>
          <w:sz w:val="24"/>
        </w:rPr>
        <w:t>CPU</w:t>
      </w:r>
      <w:r>
        <w:rPr>
          <w:rFonts w:hint="eastAsia"/>
          <w:kern w:val="0"/>
          <w:sz w:val="24"/>
        </w:rPr>
        <w:t>使用率最大不超过</w:t>
      </w:r>
      <w:r>
        <w:rPr>
          <w:rFonts w:hint="eastAsia"/>
          <w:kern w:val="0"/>
          <w:sz w:val="24"/>
        </w:rPr>
        <w:t>40%</w:t>
      </w:r>
      <w:r>
        <w:rPr>
          <w:rFonts w:hint="eastAsia"/>
          <w:kern w:val="0"/>
          <w:sz w:val="24"/>
        </w:rPr>
        <w:t>；</w:t>
      </w:r>
    </w:p>
    <w:p w14:paraId="5F388DE9" w14:textId="77777777" w:rsidR="006305F7" w:rsidRDefault="003B5DEF">
      <w:pPr>
        <w:numPr>
          <w:ilvl w:val="0"/>
          <w:numId w:val="2"/>
        </w:num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软件内存占用最大不超过</w:t>
      </w:r>
      <w:r>
        <w:rPr>
          <w:rFonts w:hint="eastAsia"/>
          <w:kern w:val="0"/>
          <w:sz w:val="24"/>
        </w:rPr>
        <w:t>2G</w:t>
      </w:r>
      <w:r>
        <w:rPr>
          <w:rFonts w:hint="eastAsia"/>
          <w:kern w:val="0"/>
          <w:sz w:val="24"/>
        </w:rPr>
        <w:t>；</w:t>
      </w:r>
    </w:p>
    <w:p w14:paraId="17A8FCF6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注：计算机内存、</w:t>
      </w:r>
      <w:r>
        <w:rPr>
          <w:rFonts w:hint="eastAsia"/>
          <w:kern w:val="0"/>
          <w:sz w:val="24"/>
        </w:rPr>
        <w:t>CPU</w:t>
      </w:r>
      <w:r>
        <w:rPr>
          <w:rFonts w:hint="eastAsia"/>
          <w:kern w:val="0"/>
          <w:sz w:val="24"/>
        </w:rPr>
        <w:t>的真实工作环境，会影响软件的性能效率。</w:t>
      </w:r>
    </w:p>
    <w:p w14:paraId="48FD30A0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2.1.14 </w:t>
      </w:r>
      <w:r>
        <w:rPr>
          <w:kern w:val="0"/>
          <w:sz w:val="24"/>
        </w:rPr>
        <w:t>运行环境</w:t>
      </w:r>
    </w:p>
    <w:p w14:paraId="3B2CCD7A" w14:textId="3F02E7CE" w:rsidR="00E80560" w:rsidRDefault="00E80560" w:rsidP="00E80560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服务器：</w:t>
      </w:r>
    </w:p>
    <w:p w14:paraId="3AFF2F49" w14:textId="60074DB4" w:rsidR="00E80560" w:rsidRPr="00E80560" w:rsidRDefault="00E80560" w:rsidP="00E80560">
      <w:pPr>
        <w:spacing w:line="360" w:lineRule="auto"/>
        <w:ind w:firstLine="425"/>
        <w:rPr>
          <w:kern w:val="0"/>
          <w:sz w:val="24"/>
        </w:rPr>
      </w:pPr>
      <w:r w:rsidRPr="00E80560">
        <w:rPr>
          <w:rFonts w:hint="eastAsia"/>
          <w:kern w:val="0"/>
          <w:sz w:val="24"/>
        </w:rPr>
        <w:t>CPU</w:t>
      </w:r>
      <w:r w:rsidRPr="00E80560">
        <w:rPr>
          <w:rFonts w:hint="eastAsia"/>
          <w:kern w:val="0"/>
          <w:sz w:val="24"/>
        </w:rPr>
        <w:t>：</w:t>
      </w:r>
      <w:r w:rsidRPr="00E80560">
        <w:rPr>
          <w:rFonts w:hint="eastAsia"/>
          <w:kern w:val="0"/>
          <w:sz w:val="24"/>
        </w:rPr>
        <w:t xml:space="preserve">Intel(R) Xeon(R) Gold 6161 CPU @ 2.20GHz </w:t>
      </w:r>
      <w:r w:rsidRPr="00E80560">
        <w:rPr>
          <w:rFonts w:hint="eastAsia"/>
          <w:kern w:val="0"/>
          <w:sz w:val="24"/>
        </w:rPr>
        <w:t>双核</w:t>
      </w:r>
      <w:r w:rsidR="00C17C54">
        <w:rPr>
          <w:rFonts w:hint="eastAsia"/>
          <w:kern w:val="0"/>
          <w:sz w:val="24"/>
        </w:rPr>
        <w:t>及以上</w:t>
      </w:r>
    </w:p>
    <w:p w14:paraId="6AC5E2FA" w14:textId="38AD8F74" w:rsidR="00E80560" w:rsidRPr="00E80560" w:rsidRDefault="00E80560" w:rsidP="00E80560">
      <w:pPr>
        <w:spacing w:line="360" w:lineRule="auto"/>
        <w:ind w:firstLine="425"/>
        <w:rPr>
          <w:kern w:val="0"/>
          <w:sz w:val="24"/>
        </w:rPr>
      </w:pPr>
      <w:r w:rsidRPr="00E80560">
        <w:rPr>
          <w:rFonts w:hint="eastAsia"/>
          <w:kern w:val="0"/>
          <w:sz w:val="24"/>
        </w:rPr>
        <w:t>内存：</w:t>
      </w:r>
      <w:r w:rsidRPr="00E80560">
        <w:rPr>
          <w:rFonts w:hint="eastAsia"/>
          <w:kern w:val="0"/>
          <w:sz w:val="24"/>
        </w:rPr>
        <w:t>4G</w:t>
      </w:r>
      <w:r w:rsidR="00200B41">
        <w:rPr>
          <w:kern w:val="0"/>
          <w:sz w:val="24"/>
        </w:rPr>
        <w:t>B</w:t>
      </w:r>
      <w:r w:rsidR="00C17C54">
        <w:rPr>
          <w:rFonts w:hint="eastAsia"/>
          <w:kern w:val="0"/>
          <w:sz w:val="24"/>
        </w:rPr>
        <w:t>及以上</w:t>
      </w:r>
      <w:r w:rsidRPr="00E80560">
        <w:rPr>
          <w:rFonts w:hint="eastAsia"/>
          <w:kern w:val="0"/>
          <w:sz w:val="24"/>
        </w:rPr>
        <w:t xml:space="preserve"> </w:t>
      </w:r>
    </w:p>
    <w:p w14:paraId="1FFB3812" w14:textId="3720788D" w:rsidR="00E80560" w:rsidRDefault="00E80560" w:rsidP="00E80560">
      <w:pPr>
        <w:spacing w:line="360" w:lineRule="auto"/>
        <w:ind w:firstLine="425"/>
        <w:rPr>
          <w:kern w:val="0"/>
          <w:sz w:val="24"/>
        </w:rPr>
      </w:pPr>
      <w:r w:rsidRPr="00E80560">
        <w:rPr>
          <w:rFonts w:hint="eastAsia"/>
          <w:kern w:val="0"/>
          <w:sz w:val="24"/>
        </w:rPr>
        <w:t>存储空间：≥</w:t>
      </w:r>
      <w:r w:rsidRPr="00E80560">
        <w:rPr>
          <w:rFonts w:hint="eastAsia"/>
          <w:kern w:val="0"/>
          <w:sz w:val="24"/>
        </w:rPr>
        <w:t>50GB</w:t>
      </w:r>
      <w:r w:rsidRPr="00E80560">
        <w:rPr>
          <w:rFonts w:hint="eastAsia"/>
          <w:kern w:val="0"/>
          <w:sz w:val="24"/>
        </w:rPr>
        <w:t>，可扩展</w:t>
      </w:r>
    </w:p>
    <w:p w14:paraId="73BD9D06" w14:textId="26DA944A" w:rsidR="00F319E9" w:rsidRDefault="00F319E9" w:rsidP="00F319E9">
      <w:pPr>
        <w:spacing w:line="360" w:lineRule="auto"/>
        <w:ind w:firstLine="425"/>
        <w:rPr>
          <w:kern w:val="0"/>
          <w:sz w:val="24"/>
        </w:rPr>
      </w:pPr>
      <w:r w:rsidRPr="00E80560">
        <w:rPr>
          <w:rFonts w:hint="eastAsia"/>
          <w:kern w:val="0"/>
          <w:sz w:val="24"/>
        </w:rPr>
        <w:t>操作系统：</w:t>
      </w:r>
      <w:r w:rsidRPr="00E80560">
        <w:rPr>
          <w:rFonts w:hint="eastAsia"/>
          <w:kern w:val="0"/>
          <w:sz w:val="24"/>
        </w:rPr>
        <w:t>CentOS7.6 64</w:t>
      </w:r>
      <w:r w:rsidRPr="00E80560">
        <w:rPr>
          <w:rFonts w:hint="eastAsia"/>
          <w:kern w:val="0"/>
          <w:sz w:val="24"/>
        </w:rPr>
        <w:t>位</w:t>
      </w:r>
    </w:p>
    <w:p w14:paraId="4EFE5FA2" w14:textId="7D31DAB1" w:rsidR="00A325CE" w:rsidRDefault="00A325CE" w:rsidP="00F319E9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网络速度</w:t>
      </w:r>
      <w:r>
        <w:rPr>
          <w:kern w:val="0"/>
          <w:sz w:val="24"/>
        </w:rPr>
        <w:t>：</w:t>
      </w:r>
      <w:r w:rsidR="002C3F22">
        <w:rPr>
          <w:rFonts w:hint="eastAsia"/>
          <w:kern w:val="0"/>
          <w:sz w:val="24"/>
        </w:rPr>
        <w:t>上传</w:t>
      </w:r>
      <w:r w:rsidR="002C3F22">
        <w:rPr>
          <w:kern w:val="0"/>
          <w:sz w:val="24"/>
        </w:rPr>
        <w:t>无限制，</w:t>
      </w:r>
      <w:r w:rsidR="002C3F22">
        <w:rPr>
          <w:rFonts w:hint="eastAsia"/>
          <w:kern w:val="0"/>
          <w:sz w:val="24"/>
        </w:rPr>
        <w:t>下载</w:t>
      </w:r>
      <w:r w:rsidR="002C3F22" w:rsidRPr="00E80560">
        <w:rPr>
          <w:rFonts w:hint="eastAsia"/>
          <w:kern w:val="0"/>
          <w:sz w:val="24"/>
        </w:rPr>
        <w:t>≥</w:t>
      </w:r>
      <w:r w:rsidR="002C3F22">
        <w:rPr>
          <w:rFonts w:hint="eastAsia"/>
          <w:kern w:val="0"/>
          <w:sz w:val="24"/>
        </w:rPr>
        <w:t>2</w:t>
      </w:r>
      <w:r w:rsidR="002C3F22">
        <w:rPr>
          <w:kern w:val="0"/>
          <w:sz w:val="24"/>
        </w:rPr>
        <w:t>Mbps</w:t>
      </w:r>
      <w:r w:rsidR="002C3F22">
        <w:rPr>
          <w:kern w:val="0"/>
          <w:sz w:val="24"/>
        </w:rPr>
        <w:t>；</w:t>
      </w:r>
    </w:p>
    <w:p w14:paraId="3B7C2722" w14:textId="2E1B1CE1" w:rsidR="00E80560" w:rsidRDefault="00E80560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客户</w:t>
      </w:r>
      <w:r w:rsidR="00F319E9">
        <w:rPr>
          <w:rFonts w:hint="eastAsia"/>
          <w:kern w:val="0"/>
          <w:sz w:val="24"/>
        </w:rPr>
        <w:t>端</w:t>
      </w:r>
      <w:r>
        <w:rPr>
          <w:rFonts w:hint="eastAsia"/>
          <w:kern w:val="0"/>
          <w:sz w:val="24"/>
        </w:rPr>
        <w:t>：</w:t>
      </w:r>
    </w:p>
    <w:p w14:paraId="78A0DD99" w14:textId="26999F3B" w:rsidR="006305F7" w:rsidRDefault="003B5DEF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CPU</w:t>
      </w:r>
      <w:r>
        <w:rPr>
          <w:rFonts w:hint="eastAsia"/>
          <w:kern w:val="0"/>
          <w:sz w:val="24"/>
        </w:rPr>
        <w:t>：</w:t>
      </w:r>
      <w:r>
        <w:rPr>
          <w:rFonts w:hint="eastAsia"/>
          <w:kern w:val="0"/>
          <w:sz w:val="24"/>
        </w:rPr>
        <w:t xml:space="preserve">intel(R) Core(TM) i5-8250 </w:t>
      </w:r>
      <w:r>
        <w:rPr>
          <w:rFonts w:hint="eastAsia"/>
          <w:kern w:val="0"/>
          <w:sz w:val="24"/>
        </w:rPr>
        <w:t>及以上</w:t>
      </w:r>
    </w:p>
    <w:p w14:paraId="4E624159" w14:textId="7865D700" w:rsidR="006305F7" w:rsidRDefault="003B5DEF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内存：</w:t>
      </w:r>
      <w:r>
        <w:rPr>
          <w:rFonts w:hint="eastAsia"/>
          <w:kern w:val="0"/>
          <w:sz w:val="24"/>
        </w:rPr>
        <w:t>8GB</w:t>
      </w:r>
      <w:r>
        <w:rPr>
          <w:rFonts w:hint="eastAsia"/>
          <w:kern w:val="0"/>
          <w:sz w:val="24"/>
        </w:rPr>
        <w:t>及以上</w:t>
      </w:r>
    </w:p>
    <w:p w14:paraId="2A71DC75" w14:textId="6CA1FF7C" w:rsidR="006305F7" w:rsidRDefault="003B5DEF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硬盘：</w:t>
      </w:r>
      <w:r>
        <w:rPr>
          <w:rFonts w:hint="eastAsia"/>
          <w:kern w:val="0"/>
          <w:sz w:val="24"/>
        </w:rPr>
        <w:t>1000GB</w:t>
      </w:r>
      <w:r w:rsidR="00C17C54">
        <w:rPr>
          <w:rFonts w:hint="eastAsia"/>
          <w:kern w:val="0"/>
          <w:sz w:val="24"/>
        </w:rPr>
        <w:t>及以上</w:t>
      </w:r>
    </w:p>
    <w:p w14:paraId="6D234845" w14:textId="5C7B97A5" w:rsidR="006305F7" w:rsidRDefault="003B5DEF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接口：</w:t>
      </w:r>
      <w:r>
        <w:rPr>
          <w:rFonts w:hint="eastAsia"/>
          <w:kern w:val="0"/>
          <w:sz w:val="24"/>
        </w:rPr>
        <w:t>USB2.0</w:t>
      </w:r>
      <w:r w:rsidR="00C17C54">
        <w:rPr>
          <w:rFonts w:hint="eastAsia"/>
          <w:kern w:val="0"/>
          <w:sz w:val="24"/>
        </w:rPr>
        <w:t>及以上</w:t>
      </w:r>
    </w:p>
    <w:p w14:paraId="54D8BA89" w14:textId="01882DA9" w:rsidR="00580A6F" w:rsidRDefault="003B5DEF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显示器：分辨率</w:t>
      </w:r>
      <w:r>
        <w:rPr>
          <w:rFonts w:hint="eastAsia"/>
          <w:kern w:val="0"/>
          <w:sz w:val="24"/>
        </w:rPr>
        <w:t>1920</w:t>
      </w:r>
      <w:r>
        <w:rPr>
          <w:rFonts w:hint="eastAsia"/>
          <w:kern w:val="0"/>
          <w:sz w:val="24"/>
        </w:rPr>
        <w:t>×</w:t>
      </w:r>
      <w:r>
        <w:rPr>
          <w:rFonts w:hint="eastAsia"/>
          <w:kern w:val="0"/>
          <w:sz w:val="24"/>
        </w:rPr>
        <w:t>1080</w:t>
      </w:r>
      <w:r w:rsidR="00C17C54">
        <w:rPr>
          <w:rFonts w:hint="eastAsia"/>
          <w:kern w:val="0"/>
          <w:sz w:val="24"/>
        </w:rPr>
        <w:t>及以上</w:t>
      </w:r>
    </w:p>
    <w:p w14:paraId="7B11D169" w14:textId="6CC175FF" w:rsidR="006305F7" w:rsidRDefault="003B5DEF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操作系统：</w:t>
      </w:r>
      <w:r>
        <w:rPr>
          <w:rFonts w:hint="eastAsia"/>
          <w:kern w:val="0"/>
          <w:sz w:val="24"/>
        </w:rPr>
        <w:t>64</w:t>
      </w:r>
      <w:r>
        <w:rPr>
          <w:rFonts w:hint="eastAsia"/>
          <w:kern w:val="0"/>
          <w:sz w:val="24"/>
        </w:rPr>
        <w:t>位</w:t>
      </w:r>
      <w:r>
        <w:rPr>
          <w:rFonts w:hint="eastAsia"/>
          <w:kern w:val="0"/>
          <w:sz w:val="24"/>
        </w:rPr>
        <w:t>Windows10</w:t>
      </w:r>
      <w:r>
        <w:rPr>
          <w:rFonts w:hint="eastAsia"/>
          <w:kern w:val="0"/>
          <w:sz w:val="24"/>
        </w:rPr>
        <w:t>、</w:t>
      </w:r>
      <w:r>
        <w:rPr>
          <w:rFonts w:hint="eastAsia"/>
          <w:kern w:val="0"/>
          <w:sz w:val="24"/>
        </w:rPr>
        <w:t>64</w:t>
      </w:r>
      <w:r>
        <w:rPr>
          <w:rFonts w:hint="eastAsia"/>
          <w:kern w:val="0"/>
          <w:sz w:val="24"/>
        </w:rPr>
        <w:t>位</w:t>
      </w:r>
      <w:r>
        <w:rPr>
          <w:rFonts w:hint="eastAsia"/>
          <w:kern w:val="0"/>
          <w:sz w:val="24"/>
        </w:rPr>
        <w:t>Windows7</w:t>
      </w:r>
      <w:r>
        <w:rPr>
          <w:rFonts w:hint="eastAsia"/>
          <w:kern w:val="0"/>
          <w:sz w:val="24"/>
        </w:rPr>
        <w:t>操作系统</w:t>
      </w:r>
    </w:p>
    <w:p w14:paraId="759BAB24" w14:textId="48835DB8" w:rsidR="006305F7" w:rsidRDefault="003B5DEF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支持软件：</w:t>
      </w:r>
      <w:r>
        <w:rPr>
          <w:kern w:val="0"/>
          <w:sz w:val="24"/>
        </w:rPr>
        <w:t>.</w:t>
      </w:r>
      <w:r w:rsidR="00C17C54">
        <w:rPr>
          <w:kern w:val="0"/>
          <w:sz w:val="24"/>
        </w:rPr>
        <w:t>NET</w:t>
      </w:r>
      <w:r>
        <w:rPr>
          <w:rFonts w:hint="eastAsia"/>
          <w:kern w:val="0"/>
          <w:sz w:val="24"/>
        </w:rPr>
        <w:t>4.7.2</w:t>
      </w:r>
      <w:r w:rsidR="00C17C54">
        <w:rPr>
          <w:rFonts w:hint="eastAsia"/>
          <w:kern w:val="0"/>
          <w:sz w:val="24"/>
        </w:rPr>
        <w:t>版本</w:t>
      </w:r>
      <w:r w:rsidR="00C17C54">
        <w:rPr>
          <w:kern w:val="0"/>
          <w:sz w:val="24"/>
        </w:rPr>
        <w:t>及其它兼容版本</w:t>
      </w:r>
    </w:p>
    <w:p w14:paraId="700189F9" w14:textId="684DA449" w:rsidR="006305F7" w:rsidRDefault="003B5DEF">
      <w:pPr>
        <w:spacing w:line="360" w:lineRule="auto"/>
        <w:ind w:firstLine="425"/>
        <w:rPr>
          <w:kern w:val="0"/>
          <w:sz w:val="24"/>
        </w:rPr>
      </w:pPr>
      <w:r>
        <w:rPr>
          <w:kern w:val="0"/>
          <w:sz w:val="24"/>
        </w:rPr>
        <w:t>网络</w:t>
      </w:r>
      <w:r>
        <w:rPr>
          <w:rFonts w:hint="eastAsia"/>
          <w:kern w:val="0"/>
          <w:sz w:val="24"/>
        </w:rPr>
        <w:t>速度：</w:t>
      </w:r>
      <w:r>
        <w:rPr>
          <w:rFonts w:hint="eastAsia"/>
          <w:kern w:val="0"/>
          <w:sz w:val="24"/>
        </w:rPr>
        <w:t xml:space="preserve"> 1</w:t>
      </w:r>
      <w:r>
        <w:rPr>
          <w:kern w:val="0"/>
          <w:sz w:val="24"/>
        </w:rPr>
        <w:t>00</w:t>
      </w:r>
      <w:r>
        <w:rPr>
          <w:rFonts w:hint="eastAsia"/>
          <w:kern w:val="0"/>
          <w:sz w:val="24"/>
        </w:rPr>
        <w:t>M</w:t>
      </w:r>
      <w:r w:rsidR="00200B41">
        <w:rPr>
          <w:kern w:val="0"/>
          <w:sz w:val="24"/>
        </w:rPr>
        <w:t>bps</w:t>
      </w:r>
      <w:r w:rsidR="00C17C54">
        <w:rPr>
          <w:rFonts w:hint="eastAsia"/>
          <w:kern w:val="0"/>
          <w:sz w:val="24"/>
        </w:rPr>
        <w:t>及以上</w:t>
      </w:r>
      <w:r>
        <w:rPr>
          <w:rFonts w:hint="eastAsia"/>
          <w:kern w:val="0"/>
          <w:sz w:val="24"/>
        </w:rPr>
        <w:t xml:space="preserve"> </w:t>
      </w:r>
    </w:p>
    <w:p w14:paraId="06170614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2.2 </w:t>
      </w:r>
      <w:r>
        <w:rPr>
          <w:kern w:val="0"/>
          <w:sz w:val="24"/>
        </w:rPr>
        <w:t>质量要求</w:t>
      </w:r>
    </w:p>
    <w:p w14:paraId="3C50E10B" w14:textId="2735F526" w:rsidR="006305F7" w:rsidRDefault="003B5DEF">
      <w:pPr>
        <w:spacing w:line="460" w:lineRule="exact"/>
        <w:ind w:firstLineChars="200" w:firstLine="480"/>
        <w:rPr>
          <w:kern w:val="0"/>
          <w:sz w:val="24"/>
        </w:rPr>
      </w:pPr>
      <w:r>
        <w:rPr>
          <w:kern w:val="0"/>
          <w:sz w:val="24"/>
        </w:rPr>
        <w:t>符合</w:t>
      </w:r>
      <w:r>
        <w:rPr>
          <w:kern w:val="0"/>
          <w:sz w:val="24"/>
        </w:rPr>
        <w:t>GB/T 25000.51</w:t>
      </w:r>
      <w:r>
        <w:rPr>
          <w:kern w:val="0"/>
          <w:sz w:val="24"/>
        </w:rPr>
        <w:t>第</w:t>
      </w:r>
      <w:r>
        <w:rPr>
          <w:kern w:val="0"/>
          <w:sz w:val="24"/>
        </w:rPr>
        <w:t>5</w:t>
      </w:r>
      <w:r>
        <w:rPr>
          <w:kern w:val="0"/>
          <w:sz w:val="24"/>
        </w:rPr>
        <w:t>章要求。</w:t>
      </w:r>
    </w:p>
    <w:p w14:paraId="05D62A2F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2.3 </w:t>
      </w:r>
      <w:r>
        <w:rPr>
          <w:rFonts w:hint="eastAsia"/>
          <w:kern w:val="0"/>
          <w:sz w:val="24"/>
        </w:rPr>
        <w:t>专用要求</w:t>
      </w:r>
    </w:p>
    <w:p w14:paraId="0AA6444E" w14:textId="359E6F44" w:rsidR="00200B41" w:rsidRDefault="003B5DEF" w:rsidP="00200B41">
      <w:pPr>
        <w:spacing w:line="460" w:lineRule="exact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应符合</w:t>
      </w:r>
      <w:r>
        <w:rPr>
          <w:rFonts w:hint="eastAsia"/>
          <w:kern w:val="0"/>
          <w:sz w:val="24"/>
        </w:rPr>
        <w:t>YY 0885-2013</w:t>
      </w:r>
      <w:r>
        <w:rPr>
          <w:rFonts w:hint="eastAsia"/>
          <w:kern w:val="0"/>
          <w:sz w:val="24"/>
        </w:rPr>
        <w:t>的第</w:t>
      </w:r>
      <w:r>
        <w:rPr>
          <w:rFonts w:hint="eastAsia"/>
          <w:kern w:val="0"/>
          <w:sz w:val="24"/>
        </w:rPr>
        <w:t>50</w:t>
      </w:r>
      <w:r>
        <w:rPr>
          <w:rFonts w:hint="eastAsia"/>
          <w:kern w:val="0"/>
          <w:sz w:val="24"/>
        </w:rPr>
        <w:t>章</w:t>
      </w:r>
      <w:r w:rsidR="00A35E12">
        <w:rPr>
          <w:rFonts w:hint="eastAsia"/>
          <w:kern w:val="0"/>
          <w:sz w:val="24"/>
        </w:rPr>
        <w:t>（</w:t>
      </w:r>
      <w:r w:rsidR="00A35E12">
        <w:rPr>
          <w:rFonts w:hint="eastAsia"/>
          <w:kern w:val="0"/>
          <w:sz w:val="24"/>
        </w:rPr>
        <w:t>50.101.2.3</w:t>
      </w:r>
      <w:r w:rsidR="00A35E12">
        <w:rPr>
          <w:rFonts w:hint="eastAsia"/>
          <w:kern w:val="0"/>
          <w:sz w:val="24"/>
        </w:rPr>
        <w:t>见</w:t>
      </w:r>
      <w:r w:rsidR="00A35E12">
        <w:rPr>
          <w:kern w:val="0"/>
          <w:sz w:val="24"/>
        </w:rPr>
        <w:t>表</w:t>
      </w:r>
      <w:r w:rsidR="00A35E12">
        <w:rPr>
          <w:rFonts w:hint="eastAsia"/>
          <w:kern w:val="0"/>
          <w:sz w:val="24"/>
        </w:rPr>
        <w:t>1</w:t>
      </w:r>
      <w:r w:rsidR="00A35E12">
        <w:rPr>
          <w:rFonts w:hint="eastAsia"/>
          <w:kern w:val="0"/>
          <w:sz w:val="24"/>
        </w:rPr>
        <w:t>、</w:t>
      </w:r>
      <w:r w:rsidR="00A35E12">
        <w:rPr>
          <w:kern w:val="0"/>
          <w:sz w:val="24"/>
        </w:rPr>
        <w:t>表</w:t>
      </w:r>
      <w:r w:rsidR="00A35E12">
        <w:rPr>
          <w:rFonts w:hint="eastAsia"/>
          <w:kern w:val="0"/>
          <w:sz w:val="24"/>
        </w:rPr>
        <w:t>2</w:t>
      </w:r>
      <w:r w:rsidR="00A35E12">
        <w:rPr>
          <w:kern w:val="0"/>
          <w:sz w:val="24"/>
        </w:rPr>
        <w:t>）</w:t>
      </w:r>
      <w:r w:rsidR="00A35E12">
        <w:rPr>
          <w:rFonts w:hint="eastAsia"/>
          <w:kern w:val="0"/>
          <w:sz w:val="24"/>
        </w:rPr>
        <w:t>、</w:t>
      </w:r>
      <w:r w:rsidR="00A35E12">
        <w:rPr>
          <w:rFonts w:hint="eastAsia"/>
          <w:kern w:val="0"/>
          <w:sz w:val="24"/>
        </w:rPr>
        <w:t>51.5.13</w:t>
      </w:r>
      <w:r w:rsidR="00A35E12">
        <w:rPr>
          <w:rFonts w:hint="eastAsia"/>
          <w:kern w:val="0"/>
          <w:sz w:val="24"/>
        </w:rPr>
        <w:t>和</w:t>
      </w:r>
      <w:r w:rsidR="00A35E12">
        <w:rPr>
          <w:rFonts w:hint="eastAsia"/>
          <w:kern w:val="0"/>
          <w:sz w:val="24"/>
        </w:rPr>
        <w:t>51</w:t>
      </w:r>
      <w:r w:rsidR="00A35E12">
        <w:rPr>
          <w:kern w:val="0"/>
          <w:sz w:val="24"/>
        </w:rPr>
        <w:t>.5.14</w:t>
      </w:r>
      <w:r w:rsidR="00200B41">
        <w:rPr>
          <w:rFonts w:hint="eastAsia"/>
          <w:kern w:val="0"/>
          <w:sz w:val="24"/>
        </w:rPr>
        <w:t>的要求。</w:t>
      </w:r>
    </w:p>
    <w:p w14:paraId="27972DB1" w14:textId="77777777" w:rsidR="00200B41" w:rsidRDefault="00200B41" w:rsidP="00200B41">
      <w:pPr>
        <w:spacing w:line="460" w:lineRule="exact"/>
        <w:ind w:firstLineChars="200" w:firstLine="480"/>
        <w:jc w:val="center"/>
      </w:pPr>
      <w:r>
        <w:rPr>
          <w:rFonts w:hint="eastAsia"/>
          <w:kern w:val="0"/>
          <w:sz w:val="24"/>
        </w:rPr>
        <w:t>表</w:t>
      </w:r>
      <w:r>
        <w:rPr>
          <w:rFonts w:hint="eastAsia"/>
          <w:kern w:val="0"/>
          <w:sz w:val="24"/>
        </w:rPr>
        <w:t xml:space="preserve">1 </w:t>
      </w:r>
      <w:r w:rsidRPr="009150F5">
        <w:rPr>
          <w:rFonts w:hint="eastAsia"/>
        </w:rPr>
        <w:t>标准</w:t>
      </w:r>
      <w:r w:rsidRPr="009150F5">
        <w:t>分析输出的报告</w:t>
      </w:r>
    </w:p>
    <w:tbl>
      <w:tblPr>
        <w:tblW w:w="8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3"/>
        <w:gridCol w:w="2268"/>
        <w:gridCol w:w="2126"/>
        <w:gridCol w:w="2127"/>
      </w:tblGrid>
      <w:tr w:rsidR="00200B41" w:rsidRPr="009150F5" w14:paraId="7C047B23" w14:textId="77777777" w:rsidTr="00226D7B">
        <w:tc>
          <w:tcPr>
            <w:tcW w:w="1793" w:type="dxa"/>
            <w:shd w:val="clear" w:color="auto" w:fill="auto"/>
          </w:tcPr>
          <w:p w14:paraId="6DC0B278" w14:textId="77777777" w:rsidR="00200B41" w:rsidRPr="009150F5" w:rsidRDefault="00200B41" w:rsidP="00226D7B">
            <w:pPr>
              <w:widowControl/>
              <w:jc w:val="left"/>
            </w:pPr>
            <w:r w:rsidRPr="009150F5">
              <w:rPr>
                <w:rFonts w:hint="eastAsia"/>
              </w:rPr>
              <w:t>统计数据</w:t>
            </w:r>
          </w:p>
        </w:tc>
        <w:tc>
          <w:tcPr>
            <w:tcW w:w="2268" w:type="dxa"/>
            <w:shd w:val="clear" w:color="auto" w:fill="auto"/>
          </w:tcPr>
          <w:p w14:paraId="148B9743" w14:textId="77777777" w:rsidR="00200B41" w:rsidRPr="009150F5" w:rsidRDefault="00200B41" w:rsidP="00226D7B">
            <w:pPr>
              <w:widowControl/>
              <w:jc w:val="left"/>
            </w:pPr>
            <w:r w:rsidRPr="009150F5">
              <w:rPr>
                <w:rFonts w:hint="eastAsia"/>
              </w:rPr>
              <w:t>AHA</w:t>
            </w:r>
            <w:r w:rsidRPr="009150F5">
              <w:t>数据库</w:t>
            </w:r>
          </w:p>
        </w:tc>
        <w:tc>
          <w:tcPr>
            <w:tcW w:w="2126" w:type="dxa"/>
            <w:shd w:val="clear" w:color="auto" w:fill="auto"/>
          </w:tcPr>
          <w:p w14:paraId="4A36ADF2" w14:textId="77777777" w:rsidR="00200B41" w:rsidRPr="009150F5" w:rsidRDefault="00200B41" w:rsidP="00226D7B">
            <w:pPr>
              <w:widowControl/>
              <w:jc w:val="left"/>
            </w:pPr>
            <w:r w:rsidRPr="009150F5">
              <w:rPr>
                <w:rFonts w:hint="eastAsia"/>
              </w:rPr>
              <w:t>MIT</w:t>
            </w:r>
            <w:r w:rsidRPr="009150F5">
              <w:t>数据库</w:t>
            </w:r>
          </w:p>
        </w:tc>
        <w:tc>
          <w:tcPr>
            <w:tcW w:w="2127" w:type="dxa"/>
            <w:shd w:val="clear" w:color="auto" w:fill="auto"/>
          </w:tcPr>
          <w:p w14:paraId="2EBBF721" w14:textId="77777777" w:rsidR="00200B41" w:rsidRPr="009150F5" w:rsidRDefault="00200B41" w:rsidP="00226D7B">
            <w:pPr>
              <w:widowControl/>
              <w:jc w:val="left"/>
            </w:pPr>
            <w:r w:rsidRPr="009150F5">
              <w:rPr>
                <w:rFonts w:hint="eastAsia"/>
              </w:rPr>
              <w:t>NST</w:t>
            </w:r>
            <w:r w:rsidRPr="009150F5">
              <w:t>数据库</w:t>
            </w:r>
          </w:p>
        </w:tc>
      </w:tr>
      <w:tr w:rsidR="00200B41" w:rsidRPr="009150F5" w14:paraId="60F05245" w14:textId="77777777" w:rsidTr="00226D7B">
        <w:tc>
          <w:tcPr>
            <w:tcW w:w="1793" w:type="dxa"/>
            <w:shd w:val="clear" w:color="auto" w:fill="auto"/>
          </w:tcPr>
          <w:p w14:paraId="52F4D8DD" w14:textId="77777777" w:rsidR="00200B41" w:rsidRPr="009150F5" w:rsidRDefault="00200B41" w:rsidP="00226D7B">
            <w:pPr>
              <w:widowControl/>
              <w:jc w:val="left"/>
            </w:pPr>
            <w:r w:rsidRPr="009150F5">
              <w:rPr>
                <w:rFonts w:hint="eastAsia"/>
              </w:rPr>
              <w:t>QRS</w:t>
            </w:r>
            <w:r w:rsidRPr="009150F5">
              <w:t xml:space="preserve"> Se</w:t>
            </w:r>
            <w:r w:rsidRPr="009150F5">
              <w:rPr>
                <w:rFonts w:hint="eastAsia"/>
              </w:rPr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16306689" w14:textId="77777777" w:rsidR="00200B41" w:rsidRPr="009150F5" w:rsidRDefault="00200B41" w:rsidP="00226D7B">
            <w:pPr>
              <w:widowControl/>
              <w:jc w:val="left"/>
              <w:rPr>
                <w:kern w:val="0"/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99.00%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173016/174763</w:t>
            </w:r>
            <w:r w:rsidRPr="009150F5">
              <w:rPr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 w14:paraId="59DA5DD9" w14:textId="77777777" w:rsidR="00200B41" w:rsidRPr="009150F5" w:rsidRDefault="00200B41" w:rsidP="00226D7B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>99.29%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83385/83978</w:t>
            </w:r>
            <w:r w:rsidRPr="009150F5">
              <w:rPr>
                <w:sz w:val="22"/>
                <w:szCs w:val="22"/>
              </w:rPr>
              <w:t>）</w:t>
            </w:r>
            <w:r w:rsidRPr="009150F5">
              <w:rPr>
                <w:sz w:val="22"/>
                <w:szCs w:val="22"/>
              </w:rPr>
              <w:t xml:space="preserve">  </w:t>
            </w:r>
          </w:p>
        </w:tc>
        <w:tc>
          <w:tcPr>
            <w:tcW w:w="2127" w:type="dxa"/>
            <w:shd w:val="clear" w:color="auto" w:fill="auto"/>
            <w:vAlign w:val="bottom"/>
          </w:tcPr>
          <w:p w14:paraId="294F43FF" w14:textId="77777777" w:rsidR="00200B41" w:rsidRPr="009150F5" w:rsidRDefault="00200B41" w:rsidP="00226D7B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95.31%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20456/21462</w:t>
            </w:r>
            <w:r w:rsidRPr="009150F5">
              <w:rPr>
                <w:sz w:val="22"/>
                <w:szCs w:val="22"/>
              </w:rPr>
              <w:t>）</w:t>
            </w:r>
          </w:p>
        </w:tc>
      </w:tr>
      <w:tr w:rsidR="00200B41" w:rsidRPr="009150F5" w14:paraId="4A563635" w14:textId="77777777" w:rsidTr="00226D7B">
        <w:tc>
          <w:tcPr>
            <w:tcW w:w="1793" w:type="dxa"/>
            <w:shd w:val="clear" w:color="auto" w:fill="auto"/>
          </w:tcPr>
          <w:p w14:paraId="7E910996" w14:textId="77777777" w:rsidR="00200B41" w:rsidRPr="009150F5" w:rsidRDefault="00200B41" w:rsidP="00226D7B">
            <w:pPr>
              <w:widowControl/>
              <w:jc w:val="left"/>
            </w:pPr>
            <w:r w:rsidRPr="009150F5">
              <w:rPr>
                <w:rFonts w:hint="eastAsia"/>
              </w:rPr>
              <w:t>QRS</w:t>
            </w:r>
            <w:r w:rsidRPr="009150F5">
              <w:t xml:space="preserve"> +P</w:t>
            </w:r>
            <w:r w:rsidRPr="009150F5"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1D29CE9C" w14:textId="77777777" w:rsidR="00200B41" w:rsidRPr="009150F5" w:rsidRDefault="00200B41" w:rsidP="00226D7B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99.38%  </w:t>
            </w:r>
            <w:r w:rsidRPr="009150F5">
              <w:rPr>
                <w:rFonts w:hint="eastAsia"/>
                <w:sz w:val="22"/>
                <w:szCs w:val="22"/>
              </w:rPr>
              <w:lastRenderedPageBreak/>
              <w:t>（</w:t>
            </w:r>
            <w:r w:rsidRPr="009150F5">
              <w:rPr>
                <w:sz w:val="22"/>
                <w:szCs w:val="22"/>
              </w:rPr>
              <w:t>173016/174096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 w14:paraId="67E7E7BF" w14:textId="77777777" w:rsidR="00200B41" w:rsidRPr="009150F5" w:rsidRDefault="00200B41" w:rsidP="00226D7B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lastRenderedPageBreak/>
              <w:t xml:space="preserve">99.48%  </w:t>
            </w:r>
            <w:r w:rsidRPr="009150F5">
              <w:rPr>
                <w:rFonts w:hint="eastAsia"/>
                <w:sz w:val="22"/>
                <w:szCs w:val="22"/>
              </w:rPr>
              <w:lastRenderedPageBreak/>
              <w:t>（</w:t>
            </w:r>
            <w:r w:rsidRPr="009150F5">
              <w:rPr>
                <w:sz w:val="22"/>
                <w:szCs w:val="22"/>
              </w:rPr>
              <w:t>83385/83818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  <w:vAlign w:val="bottom"/>
          </w:tcPr>
          <w:p w14:paraId="46B2899D" w14:textId="77777777" w:rsidR="00200B41" w:rsidRPr="009150F5" w:rsidRDefault="00200B41" w:rsidP="00226D7B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lastRenderedPageBreak/>
              <w:t xml:space="preserve">80.10%  </w:t>
            </w:r>
            <w:r w:rsidRPr="009150F5">
              <w:rPr>
                <w:rFonts w:hint="eastAsia"/>
                <w:sz w:val="22"/>
                <w:szCs w:val="22"/>
              </w:rPr>
              <w:lastRenderedPageBreak/>
              <w:t>（</w:t>
            </w:r>
            <w:r w:rsidRPr="009150F5">
              <w:rPr>
                <w:sz w:val="22"/>
                <w:szCs w:val="22"/>
              </w:rPr>
              <w:t>20456/25539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</w:tr>
      <w:tr w:rsidR="00200B41" w:rsidRPr="009150F5" w14:paraId="38427EFC" w14:textId="77777777" w:rsidTr="00226D7B">
        <w:tc>
          <w:tcPr>
            <w:tcW w:w="1793" w:type="dxa"/>
            <w:shd w:val="clear" w:color="auto" w:fill="auto"/>
          </w:tcPr>
          <w:p w14:paraId="686A77DA" w14:textId="77777777" w:rsidR="00200B41" w:rsidRPr="009150F5" w:rsidRDefault="00200B41" w:rsidP="00226D7B">
            <w:pPr>
              <w:widowControl/>
              <w:jc w:val="left"/>
            </w:pPr>
            <w:r w:rsidRPr="009150F5">
              <w:rPr>
                <w:rFonts w:hint="eastAsia"/>
              </w:rPr>
              <w:lastRenderedPageBreak/>
              <w:t>VEB</w:t>
            </w:r>
            <w:r w:rsidRPr="009150F5">
              <w:t xml:space="preserve"> Se</w:t>
            </w:r>
            <w:r w:rsidRPr="009150F5">
              <w:rPr>
                <w:rFonts w:hint="eastAsia"/>
              </w:rPr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5784D5EA" w14:textId="77777777" w:rsidR="00200B41" w:rsidRPr="009150F5" w:rsidRDefault="00200B41" w:rsidP="00226D7B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73.75%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12019/16296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 w14:paraId="1E0F452E" w14:textId="77777777" w:rsidR="00200B41" w:rsidRPr="009150F5" w:rsidRDefault="00200B41" w:rsidP="00226D7B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82.42%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4863/5900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  <w:vAlign w:val="bottom"/>
          </w:tcPr>
          <w:p w14:paraId="4ADDC103" w14:textId="77777777" w:rsidR="00200B41" w:rsidRPr="009150F5" w:rsidRDefault="00200B41" w:rsidP="00226D7B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80.11%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1812/2262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</w:tr>
      <w:tr w:rsidR="00200B41" w:rsidRPr="009150F5" w14:paraId="1EA63F0E" w14:textId="77777777" w:rsidTr="00226D7B">
        <w:tc>
          <w:tcPr>
            <w:tcW w:w="1793" w:type="dxa"/>
            <w:shd w:val="clear" w:color="auto" w:fill="auto"/>
          </w:tcPr>
          <w:p w14:paraId="6A0E5CCA" w14:textId="77777777" w:rsidR="00200B41" w:rsidRPr="009150F5" w:rsidRDefault="00200B41" w:rsidP="00226D7B">
            <w:pPr>
              <w:widowControl/>
              <w:jc w:val="left"/>
            </w:pPr>
            <w:r w:rsidRPr="009150F5">
              <w:t>VEB +P</w:t>
            </w:r>
            <w:r w:rsidRPr="009150F5"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440AAA04" w14:textId="77777777" w:rsidR="00200B41" w:rsidRPr="009150F5" w:rsidRDefault="00200B41" w:rsidP="00226D7B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47.12%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12019/25505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 w14:paraId="68294639" w14:textId="77777777" w:rsidR="00200B41" w:rsidRPr="009150F5" w:rsidRDefault="00200B41" w:rsidP="00226D7B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66.71%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4863/7290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  <w:vAlign w:val="bottom"/>
          </w:tcPr>
          <w:p w14:paraId="1277F2B2" w14:textId="77777777" w:rsidR="00200B41" w:rsidRPr="009150F5" w:rsidRDefault="00200B41" w:rsidP="00226D7B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49.07%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1812/3693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</w:tr>
      <w:tr w:rsidR="00C17C54" w:rsidRPr="009150F5" w14:paraId="7763A3F0" w14:textId="77777777" w:rsidTr="00C17C54">
        <w:tc>
          <w:tcPr>
            <w:tcW w:w="1793" w:type="dxa"/>
            <w:shd w:val="clear" w:color="auto" w:fill="auto"/>
          </w:tcPr>
          <w:p w14:paraId="6ACDABE3" w14:textId="77777777" w:rsidR="00C17C54" w:rsidRPr="009150F5" w:rsidRDefault="00C17C54" w:rsidP="00C17C54">
            <w:pPr>
              <w:widowControl/>
              <w:jc w:val="left"/>
            </w:pPr>
            <w:r w:rsidRPr="009150F5">
              <w:rPr>
                <w:rFonts w:hint="eastAsia"/>
              </w:rPr>
              <w:t>成对</w:t>
            </w:r>
            <w:r w:rsidRPr="009150F5">
              <w:rPr>
                <w:rFonts w:hint="eastAsia"/>
              </w:rPr>
              <w:t>VEB</w:t>
            </w:r>
            <w:r w:rsidRPr="009150F5">
              <w:t xml:space="preserve"> Se</w:t>
            </w:r>
            <w:r w:rsidRPr="009150F5">
              <w:rPr>
                <w:rFonts w:hint="eastAsia"/>
              </w:rPr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6F481F52" w14:textId="77777777" w:rsidR="00C17C54" w:rsidRPr="009150F5" w:rsidRDefault="00C17C54" w:rsidP="00C17C54">
            <w:pPr>
              <w:widowControl/>
              <w:jc w:val="left"/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54.70%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547/1000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 w14:paraId="3CE6705F" w14:textId="77777777" w:rsidR="00C17C54" w:rsidRPr="009150F5" w:rsidRDefault="00C17C54" w:rsidP="00C17C54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>54.01%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350/648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</w:tcPr>
          <w:p w14:paraId="6F71AF6C" w14:textId="790A5703" w:rsidR="00C17C54" w:rsidRPr="009150F5" w:rsidRDefault="00C17C54" w:rsidP="00C17C54">
            <w:pPr>
              <w:jc w:val="center"/>
              <w:rPr>
                <w:sz w:val="22"/>
                <w:szCs w:val="22"/>
              </w:rPr>
            </w:pPr>
            <w:r w:rsidRPr="009150F5">
              <w:rPr>
                <w:szCs w:val="21"/>
              </w:rPr>
              <w:t>——</w:t>
            </w:r>
          </w:p>
        </w:tc>
      </w:tr>
      <w:tr w:rsidR="00C17C54" w:rsidRPr="009150F5" w14:paraId="285927FA" w14:textId="77777777" w:rsidTr="00C17C54">
        <w:tc>
          <w:tcPr>
            <w:tcW w:w="1793" w:type="dxa"/>
            <w:shd w:val="clear" w:color="auto" w:fill="auto"/>
          </w:tcPr>
          <w:p w14:paraId="449528FF" w14:textId="77777777" w:rsidR="00C17C54" w:rsidRPr="009150F5" w:rsidRDefault="00C17C54" w:rsidP="00C17C54">
            <w:pPr>
              <w:widowControl/>
              <w:jc w:val="left"/>
            </w:pPr>
            <w:r w:rsidRPr="009150F5">
              <w:rPr>
                <w:rFonts w:hint="eastAsia"/>
              </w:rPr>
              <w:t>成对</w:t>
            </w:r>
            <w:r w:rsidRPr="009150F5">
              <w:t>VEB +P</w:t>
            </w:r>
            <w:r w:rsidRPr="009150F5"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29528D63" w14:textId="0796D701" w:rsidR="00C17C54" w:rsidRPr="009150F5" w:rsidRDefault="00C17C54" w:rsidP="00C17C54">
            <w:pPr>
              <w:rPr>
                <w:sz w:val="22"/>
                <w:szCs w:val="22"/>
              </w:rPr>
            </w:pPr>
            <w:r w:rsidRPr="00C17C54">
              <w:rPr>
                <w:sz w:val="22"/>
                <w:szCs w:val="22"/>
              </w:rPr>
              <w:t xml:space="preserve">39.77% </w:t>
            </w:r>
            <w:r>
              <w:rPr>
                <w:rFonts w:hint="eastAsia"/>
                <w:sz w:val="22"/>
                <w:szCs w:val="22"/>
              </w:rPr>
              <w:t>（</w:t>
            </w:r>
            <w:r w:rsidRPr="00C17C54">
              <w:rPr>
                <w:sz w:val="22"/>
                <w:szCs w:val="22"/>
              </w:rPr>
              <w:t>873/2195</w:t>
            </w:r>
            <w:r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 w14:paraId="5F06E521" w14:textId="58191690" w:rsidR="00C17C54" w:rsidRPr="00156FAA" w:rsidRDefault="00C17C54" w:rsidP="00156FAA">
            <w:pPr>
              <w:widowControl/>
              <w:rPr>
                <w:rFonts w:ascii="Calibri" w:hAnsi="Calibri" w:cs="Calibri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67.93%  </w:t>
            </w:r>
            <w:r>
              <w:rPr>
                <w:rFonts w:ascii="Calibri" w:hAnsi="Calibri" w:cs="Calibri" w:hint="eastAsia"/>
                <w:sz w:val="22"/>
                <w:szCs w:val="22"/>
              </w:rPr>
              <w:t>（</w:t>
            </w:r>
            <w:r>
              <w:rPr>
                <w:rFonts w:ascii="Calibri" w:hAnsi="Calibri" w:cs="Calibri"/>
                <w:sz w:val="22"/>
                <w:szCs w:val="22"/>
              </w:rPr>
              <w:t>358/527</w:t>
            </w:r>
            <w:r>
              <w:rPr>
                <w:rFonts w:ascii="Calibri" w:hAnsi="Calibri" w:cs="Calibri"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</w:tcPr>
          <w:p w14:paraId="26911ED9" w14:textId="5A7A6063" w:rsidR="00C17C54" w:rsidRPr="009150F5" w:rsidRDefault="00C17C54" w:rsidP="00C17C54">
            <w:pPr>
              <w:jc w:val="center"/>
              <w:rPr>
                <w:sz w:val="22"/>
                <w:szCs w:val="22"/>
              </w:rPr>
            </w:pPr>
            <w:r w:rsidRPr="009150F5">
              <w:rPr>
                <w:szCs w:val="21"/>
              </w:rPr>
              <w:t>——</w:t>
            </w:r>
          </w:p>
        </w:tc>
      </w:tr>
      <w:tr w:rsidR="00C17C54" w:rsidRPr="009150F5" w14:paraId="2AE592DB" w14:textId="77777777" w:rsidTr="00C17C54">
        <w:tc>
          <w:tcPr>
            <w:tcW w:w="1793" w:type="dxa"/>
            <w:shd w:val="clear" w:color="auto" w:fill="auto"/>
          </w:tcPr>
          <w:p w14:paraId="7F5F5DAF" w14:textId="77777777" w:rsidR="00C17C54" w:rsidRPr="009150F5" w:rsidRDefault="00C17C54" w:rsidP="00C17C54">
            <w:pPr>
              <w:widowControl/>
              <w:jc w:val="left"/>
            </w:pPr>
            <w:proofErr w:type="gramStart"/>
            <w:r w:rsidRPr="009150F5">
              <w:rPr>
                <w:rFonts w:hint="eastAsia"/>
              </w:rPr>
              <w:t>短段</w:t>
            </w:r>
            <w:proofErr w:type="gramEnd"/>
            <w:r w:rsidRPr="009150F5">
              <w:rPr>
                <w:rFonts w:hint="eastAsia"/>
              </w:rPr>
              <w:t>VEB</w:t>
            </w:r>
            <w:r w:rsidRPr="009150F5">
              <w:t xml:space="preserve"> Se</w:t>
            </w:r>
            <w:r w:rsidRPr="009150F5">
              <w:rPr>
                <w:rFonts w:hint="eastAsia"/>
              </w:rPr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089A07CD" w14:textId="77777777" w:rsidR="00C17C54" w:rsidRPr="009150F5" w:rsidRDefault="00C17C54" w:rsidP="00C17C54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42.06%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196/466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 w14:paraId="1829F574" w14:textId="77777777" w:rsidR="00C17C54" w:rsidRPr="009150F5" w:rsidRDefault="00C17C54" w:rsidP="00C17C54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46.15%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24/52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</w:tcPr>
          <w:p w14:paraId="1CBA1C8A" w14:textId="060C070A" w:rsidR="00C17C54" w:rsidRPr="009150F5" w:rsidRDefault="00C17C54" w:rsidP="00C17C54">
            <w:pPr>
              <w:jc w:val="center"/>
              <w:rPr>
                <w:sz w:val="22"/>
                <w:szCs w:val="22"/>
              </w:rPr>
            </w:pPr>
            <w:r w:rsidRPr="009150F5">
              <w:rPr>
                <w:szCs w:val="21"/>
              </w:rPr>
              <w:t>——</w:t>
            </w:r>
          </w:p>
        </w:tc>
      </w:tr>
      <w:tr w:rsidR="00C17C54" w:rsidRPr="009150F5" w14:paraId="4FDCE9F4" w14:textId="77777777" w:rsidTr="00C17C54">
        <w:tc>
          <w:tcPr>
            <w:tcW w:w="1793" w:type="dxa"/>
            <w:shd w:val="clear" w:color="auto" w:fill="auto"/>
          </w:tcPr>
          <w:p w14:paraId="443FA24A" w14:textId="77777777" w:rsidR="00C17C54" w:rsidRPr="009150F5" w:rsidRDefault="00C17C54" w:rsidP="00C17C54">
            <w:pPr>
              <w:widowControl/>
              <w:jc w:val="left"/>
            </w:pPr>
            <w:proofErr w:type="gramStart"/>
            <w:r w:rsidRPr="009150F5">
              <w:rPr>
                <w:rFonts w:hint="eastAsia"/>
              </w:rPr>
              <w:t>短段</w:t>
            </w:r>
            <w:proofErr w:type="gramEnd"/>
            <w:r w:rsidRPr="009150F5">
              <w:t>VEB +P</w:t>
            </w:r>
            <w:r w:rsidRPr="009150F5"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5841DCB4" w14:textId="15368754" w:rsidR="00C17C54" w:rsidRPr="00156FAA" w:rsidRDefault="00C17C54" w:rsidP="00156FAA">
            <w:pPr>
              <w:widowControl/>
              <w:rPr>
                <w:rFonts w:ascii="Calibri" w:hAnsi="Calibri" w:cs="Calibri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34.55% </w:t>
            </w:r>
            <w:r>
              <w:rPr>
                <w:rFonts w:ascii="Calibri" w:hAnsi="Calibri" w:cs="Calibri" w:hint="eastAsia"/>
                <w:sz w:val="22"/>
                <w:szCs w:val="22"/>
              </w:rPr>
              <w:t>（</w:t>
            </w:r>
            <w:r>
              <w:rPr>
                <w:rFonts w:ascii="Calibri" w:hAnsi="Calibri" w:cs="Calibri"/>
                <w:sz w:val="22"/>
                <w:szCs w:val="22"/>
              </w:rPr>
              <w:t>417/1207</w:t>
            </w:r>
            <w:r>
              <w:rPr>
                <w:rFonts w:ascii="Calibri" w:hAnsi="Calibri" w:cs="Calibri" w:hint="eastAsia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 w14:paraId="71BCCDD7" w14:textId="281977A8" w:rsidR="00C17C54" w:rsidRPr="009150F5" w:rsidRDefault="00C17C54" w:rsidP="00C17C54">
            <w:pPr>
              <w:rPr>
                <w:sz w:val="22"/>
                <w:szCs w:val="22"/>
              </w:rPr>
            </w:pPr>
            <w:r w:rsidRPr="00C17C54">
              <w:rPr>
                <w:sz w:val="22"/>
                <w:szCs w:val="22"/>
              </w:rPr>
              <w:t xml:space="preserve">29.13%  </w:t>
            </w:r>
            <w:r>
              <w:rPr>
                <w:rFonts w:hint="eastAsia"/>
                <w:sz w:val="22"/>
                <w:szCs w:val="22"/>
              </w:rPr>
              <w:t>（</w:t>
            </w:r>
            <w:r w:rsidRPr="00C17C54">
              <w:rPr>
                <w:sz w:val="22"/>
                <w:szCs w:val="22"/>
              </w:rPr>
              <w:t>30/103</w:t>
            </w:r>
            <w:r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</w:tcPr>
          <w:p w14:paraId="733192E2" w14:textId="168297B1" w:rsidR="00C17C54" w:rsidRPr="009150F5" w:rsidRDefault="00C17C54" w:rsidP="00C17C54">
            <w:pPr>
              <w:jc w:val="center"/>
              <w:rPr>
                <w:sz w:val="22"/>
                <w:szCs w:val="22"/>
              </w:rPr>
            </w:pPr>
            <w:r w:rsidRPr="009150F5">
              <w:rPr>
                <w:szCs w:val="21"/>
              </w:rPr>
              <w:t>——</w:t>
            </w:r>
          </w:p>
        </w:tc>
      </w:tr>
      <w:tr w:rsidR="00C17C54" w:rsidRPr="009150F5" w14:paraId="79E9C465" w14:textId="77777777" w:rsidTr="00C17C54">
        <w:tc>
          <w:tcPr>
            <w:tcW w:w="1793" w:type="dxa"/>
            <w:shd w:val="clear" w:color="auto" w:fill="auto"/>
          </w:tcPr>
          <w:p w14:paraId="6908073C" w14:textId="77777777" w:rsidR="00C17C54" w:rsidRPr="009150F5" w:rsidRDefault="00C17C54" w:rsidP="00C17C54">
            <w:pPr>
              <w:widowControl/>
              <w:jc w:val="left"/>
            </w:pPr>
            <w:r w:rsidRPr="009150F5">
              <w:rPr>
                <w:rFonts w:hint="eastAsia"/>
              </w:rPr>
              <w:t>长段</w:t>
            </w:r>
            <w:r w:rsidRPr="009150F5">
              <w:rPr>
                <w:rFonts w:hint="eastAsia"/>
              </w:rPr>
              <w:t>VEB</w:t>
            </w:r>
            <w:r w:rsidRPr="009150F5">
              <w:t xml:space="preserve"> Se</w:t>
            </w:r>
            <w:r w:rsidRPr="009150F5">
              <w:rPr>
                <w:rFonts w:hint="eastAsia"/>
              </w:rPr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740A8194" w14:textId="77777777" w:rsidR="00C17C54" w:rsidRPr="009150F5" w:rsidRDefault="00C17C54" w:rsidP="00C17C54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19.05%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16/84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 w14:paraId="521A0379" w14:textId="77777777" w:rsidR="00C17C54" w:rsidRPr="009150F5" w:rsidRDefault="00C17C54" w:rsidP="00C17C54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69.23%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9/13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</w:tcPr>
          <w:p w14:paraId="4B042AC6" w14:textId="1990BC1D" w:rsidR="00C17C54" w:rsidRPr="009150F5" w:rsidRDefault="00C17C54" w:rsidP="00C17C54">
            <w:pPr>
              <w:jc w:val="center"/>
              <w:rPr>
                <w:sz w:val="22"/>
                <w:szCs w:val="22"/>
              </w:rPr>
            </w:pPr>
            <w:r w:rsidRPr="009150F5">
              <w:rPr>
                <w:szCs w:val="21"/>
              </w:rPr>
              <w:t>——</w:t>
            </w:r>
          </w:p>
        </w:tc>
      </w:tr>
      <w:tr w:rsidR="00C17C54" w:rsidRPr="009150F5" w14:paraId="7FB71FCB" w14:textId="77777777" w:rsidTr="00C17C54">
        <w:tc>
          <w:tcPr>
            <w:tcW w:w="1793" w:type="dxa"/>
            <w:shd w:val="clear" w:color="auto" w:fill="auto"/>
          </w:tcPr>
          <w:p w14:paraId="18204810" w14:textId="77777777" w:rsidR="00C17C54" w:rsidRPr="009150F5" w:rsidRDefault="00C17C54" w:rsidP="00C17C54">
            <w:pPr>
              <w:widowControl/>
              <w:jc w:val="left"/>
            </w:pPr>
            <w:r w:rsidRPr="009150F5">
              <w:rPr>
                <w:rFonts w:hint="eastAsia"/>
              </w:rPr>
              <w:t>长段</w:t>
            </w:r>
            <w:r w:rsidRPr="009150F5">
              <w:t>VEB +P</w:t>
            </w:r>
            <w:r w:rsidRPr="009150F5"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29793A8C" w14:textId="7303CB62" w:rsidR="00C17C54" w:rsidRPr="00156FAA" w:rsidRDefault="00C17C54" w:rsidP="00156FAA">
            <w:pPr>
              <w:widowControl/>
              <w:rPr>
                <w:rFonts w:ascii="Calibri" w:hAnsi="Calibri" w:cs="Calibri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12.32%  </w:t>
            </w:r>
            <w:r>
              <w:rPr>
                <w:rFonts w:ascii="Calibri" w:hAnsi="Calibri" w:cs="Calibri" w:hint="eastAsia"/>
                <w:sz w:val="22"/>
                <w:szCs w:val="22"/>
              </w:rPr>
              <w:t>（</w:t>
            </w:r>
            <w:r>
              <w:rPr>
                <w:rFonts w:ascii="Calibri" w:hAnsi="Calibri" w:cs="Calibri"/>
                <w:sz w:val="22"/>
                <w:szCs w:val="22"/>
              </w:rPr>
              <w:t>50/406</w:t>
            </w:r>
            <w:r>
              <w:rPr>
                <w:rFonts w:ascii="Calibri" w:hAnsi="Calibri" w:cs="Calibri" w:hint="eastAsia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 w14:paraId="2AC7D132" w14:textId="5E015B61" w:rsidR="00C17C54" w:rsidRPr="009150F5" w:rsidRDefault="00C17C54" w:rsidP="00C17C54">
            <w:pPr>
              <w:rPr>
                <w:sz w:val="22"/>
                <w:szCs w:val="22"/>
              </w:rPr>
            </w:pPr>
            <w:r w:rsidRPr="00C17C54">
              <w:rPr>
                <w:sz w:val="22"/>
                <w:szCs w:val="22"/>
              </w:rPr>
              <w:t xml:space="preserve">41.38%  </w:t>
            </w:r>
            <w:r>
              <w:rPr>
                <w:rFonts w:hint="eastAsia"/>
                <w:sz w:val="22"/>
                <w:szCs w:val="22"/>
              </w:rPr>
              <w:t>（</w:t>
            </w:r>
            <w:r w:rsidRPr="00C17C54">
              <w:rPr>
                <w:sz w:val="22"/>
                <w:szCs w:val="22"/>
              </w:rPr>
              <w:t>12/29</w:t>
            </w:r>
            <w:r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</w:tcPr>
          <w:p w14:paraId="4EB137D1" w14:textId="1CE3F4F4" w:rsidR="00C17C54" w:rsidRPr="009150F5" w:rsidRDefault="00C17C54" w:rsidP="00C17C54">
            <w:pPr>
              <w:jc w:val="center"/>
              <w:rPr>
                <w:sz w:val="22"/>
                <w:szCs w:val="22"/>
              </w:rPr>
            </w:pPr>
            <w:r w:rsidRPr="009150F5">
              <w:rPr>
                <w:szCs w:val="21"/>
              </w:rPr>
              <w:t>——</w:t>
            </w:r>
          </w:p>
        </w:tc>
      </w:tr>
    </w:tbl>
    <w:p w14:paraId="2F4BAAE7" w14:textId="77777777" w:rsidR="00200B41" w:rsidRPr="009150F5" w:rsidRDefault="00200B41" w:rsidP="00200B41">
      <w:pPr>
        <w:widowControl/>
        <w:jc w:val="left"/>
      </w:pPr>
      <w:r w:rsidRPr="009150F5">
        <w:rPr>
          <w:kern w:val="0"/>
        </w:rPr>
        <w:t>注</w:t>
      </w:r>
      <w:r w:rsidRPr="009150F5">
        <w:rPr>
          <w:rFonts w:hint="eastAsia"/>
          <w:kern w:val="0"/>
        </w:rPr>
        <w:t>：</w:t>
      </w:r>
      <w:r w:rsidRPr="009150F5">
        <w:rPr>
          <w:rFonts w:hint="eastAsia"/>
        </w:rPr>
        <w:t xml:space="preserve">AHA </w:t>
      </w:r>
      <w:r w:rsidRPr="009150F5">
        <w:rPr>
          <w:rFonts w:hint="eastAsia"/>
        </w:rPr>
        <w:t>数据库中</w:t>
      </w:r>
      <w:r w:rsidRPr="009150F5">
        <w:rPr>
          <w:rFonts w:hint="eastAsia"/>
        </w:rPr>
        <w:t xml:space="preserve"> 2202</w:t>
      </w:r>
      <w:r w:rsidRPr="009150F5">
        <w:rPr>
          <w:rFonts w:hint="eastAsia"/>
        </w:rPr>
        <w:t>和</w:t>
      </w:r>
      <w:r w:rsidRPr="009150F5">
        <w:rPr>
          <w:rFonts w:hint="eastAsia"/>
        </w:rPr>
        <w:t>8205</w:t>
      </w:r>
      <w:r w:rsidRPr="009150F5">
        <w:rPr>
          <w:rFonts w:hint="eastAsia"/>
        </w:rPr>
        <w:t>，以及</w:t>
      </w:r>
      <w:r w:rsidRPr="009150F5">
        <w:rPr>
          <w:rFonts w:hint="eastAsia"/>
        </w:rPr>
        <w:t xml:space="preserve">MIT/BIH </w:t>
      </w:r>
      <w:r w:rsidRPr="009150F5">
        <w:rPr>
          <w:rFonts w:hint="eastAsia"/>
        </w:rPr>
        <w:t>数据库中的</w:t>
      </w:r>
      <w:r w:rsidRPr="009150F5">
        <w:rPr>
          <w:rFonts w:hint="eastAsia"/>
        </w:rPr>
        <w:t>102,104,107,217</w:t>
      </w:r>
      <w:r w:rsidRPr="009150F5">
        <w:rPr>
          <w:rFonts w:hint="eastAsia"/>
        </w:rPr>
        <w:t>为</w:t>
      </w:r>
      <w:r w:rsidRPr="009150F5">
        <w:rPr>
          <w:rFonts w:hint="eastAsia"/>
        </w:rPr>
        <w:t>paced record</w:t>
      </w:r>
      <w:r w:rsidRPr="009150F5">
        <w:rPr>
          <w:rFonts w:hint="eastAsia"/>
        </w:rPr>
        <w:t>，这些条目被排除，不计</w:t>
      </w:r>
      <w:proofErr w:type="gramStart"/>
      <w:r w:rsidRPr="009150F5">
        <w:rPr>
          <w:rFonts w:hint="eastAsia"/>
        </w:rPr>
        <w:t>入统计</w:t>
      </w:r>
      <w:proofErr w:type="gramEnd"/>
      <w:r w:rsidRPr="009150F5">
        <w:rPr>
          <w:rFonts w:hint="eastAsia"/>
        </w:rPr>
        <w:t>结果。</w:t>
      </w:r>
    </w:p>
    <w:p w14:paraId="04E83903" w14:textId="77777777" w:rsidR="00200B41" w:rsidRDefault="00200B41" w:rsidP="00200B41">
      <w:pPr>
        <w:spacing w:line="460" w:lineRule="exact"/>
        <w:ind w:firstLineChars="200" w:firstLine="480"/>
        <w:jc w:val="center"/>
      </w:pPr>
      <w:r>
        <w:rPr>
          <w:rFonts w:hint="eastAsia"/>
          <w:kern w:val="0"/>
          <w:sz w:val="24"/>
        </w:rPr>
        <w:t>表</w:t>
      </w:r>
      <w:r>
        <w:rPr>
          <w:rFonts w:hint="eastAsia"/>
          <w:kern w:val="0"/>
          <w:sz w:val="24"/>
        </w:rPr>
        <w:t xml:space="preserve">2 </w:t>
      </w:r>
      <w:r w:rsidRPr="009150F5">
        <w:rPr>
          <w:rFonts w:hint="eastAsia"/>
        </w:rPr>
        <w:t>可选</w:t>
      </w:r>
      <w:r w:rsidRPr="009150F5">
        <w:t>分析输出的报告要求</w:t>
      </w:r>
    </w:p>
    <w:tbl>
      <w:tblPr>
        <w:tblW w:w="85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3"/>
        <w:gridCol w:w="2268"/>
        <w:gridCol w:w="2410"/>
        <w:gridCol w:w="2126"/>
      </w:tblGrid>
      <w:tr w:rsidR="00200B41" w:rsidRPr="009150F5" w14:paraId="22A1489E" w14:textId="77777777" w:rsidTr="00C17C54">
        <w:tc>
          <w:tcPr>
            <w:tcW w:w="1793" w:type="dxa"/>
            <w:shd w:val="clear" w:color="auto" w:fill="auto"/>
          </w:tcPr>
          <w:p w14:paraId="5BDFDA71" w14:textId="77777777" w:rsidR="00200B41" w:rsidRPr="009150F5" w:rsidRDefault="00200B41" w:rsidP="00226D7B">
            <w:pPr>
              <w:widowControl/>
              <w:jc w:val="left"/>
            </w:pPr>
            <w:r w:rsidRPr="009150F5">
              <w:rPr>
                <w:rFonts w:hint="eastAsia"/>
              </w:rPr>
              <w:t>统计数据</w:t>
            </w:r>
          </w:p>
        </w:tc>
        <w:tc>
          <w:tcPr>
            <w:tcW w:w="2268" w:type="dxa"/>
            <w:shd w:val="clear" w:color="auto" w:fill="auto"/>
          </w:tcPr>
          <w:p w14:paraId="35CBFD4A" w14:textId="77777777" w:rsidR="00200B41" w:rsidRPr="009150F5" w:rsidRDefault="00200B41" w:rsidP="00226D7B">
            <w:pPr>
              <w:widowControl/>
              <w:jc w:val="left"/>
            </w:pPr>
            <w:r w:rsidRPr="009150F5">
              <w:rPr>
                <w:rFonts w:hint="eastAsia"/>
              </w:rPr>
              <w:t>AHA</w:t>
            </w:r>
            <w:r w:rsidRPr="009150F5">
              <w:t>数据库</w:t>
            </w:r>
          </w:p>
        </w:tc>
        <w:tc>
          <w:tcPr>
            <w:tcW w:w="2410" w:type="dxa"/>
            <w:shd w:val="clear" w:color="auto" w:fill="auto"/>
          </w:tcPr>
          <w:p w14:paraId="6DC0CA5C" w14:textId="77777777" w:rsidR="00200B41" w:rsidRPr="009150F5" w:rsidRDefault="00200B41" w:rsidP="00226D7B">
            <w:pPr>
              <w:widowControl/>
              <w:jc w:val="left"/>
            </w:pPr>
            <w:r w:rsidRPr="009150F5">
              <w:rPr>
                <w:rFonts w:hint="eastAsia"/>
              </w:rPr>
              <w:t>MIT</w:t>
            </w:r>
            <w:r w:rsidRPr="009150F5">
              <w:t>数据库</w:t>
            </w:r>
          </w:p>
        </w:tc>
        <w:tc>
          <w:tcPr>
            <w:tcW w:w="2126" w:type="dxa"/>
            <w:shd w:val="clear" w:color="auto" w:fill="auto"/>
          </w:tcPr>
          <w:p w14:paraId="18201A65" w14:textId="77777777" w:rsidR="00200B41" w:rsidRPr="009150F5" w:rsidRDefault="00200B41" w:rsidP="00226D7B">
            <w:pPr>
              <w:widowControl/>
              <w:jc w:val="left"/>
            </w:pPr>
            <w:r w:rsidRPr="009150F5">
              <w:rPr>
                <w:rFonts w:hint="eastAsia"/>
              </w:rPr>
              <w:t>NST</w:t>
            </w:r>
            <w:r w:rsidRPr="009150F5">
              <w:t>数据库</w:t>
            </w:r>
          </w:p>
        </w:tc>
      </w:tr>
      <w:tr w:rsidR="00200B41" w:rsidRPr="009150F5" w14:paraId="084AEA41" w14:textId="77777777" w:rsidTr="00C17C54">
        <w:tc>
          <w:tcPr>
            <w:tcW w:w="1793" w:type="dxa"/>
            <w:shd w:val="clear" w:color="auto" w:fill="auto"/>
          </w:tcPr>
          <w:p w14:paraId="206BAA85" w14:textId="77777777" w:rsidR="00200B41" w:rsidRPr="009150F5" w:rsidRDefault="00200B41" w:rsidP="00226D7B">
            <w:pPr>
              <w:widowControl/>
              <w:jc w:val="left"/>
            </w:pPr>
            <w:r w:rsidRPr="009150F5">
              <w:t>VF</w:t>
            </w:r>
            <w:r w:rsidRPr="009150F5">
              <w:rPr>
                <w:rFonts w:hint="eastAsia"/>
              </w:rPr>
              <w:t>片段</w:t>
            </w:r>
            <w:r w:rsidRPr="009150F5">
              <w:rPr>
                <w:rFonts w:hint="eastAsia"/>
              </w:rPr>
              <w:t xml:space="preserve"> </w:t>
            </w:r>
            <w:r w:rsidRPr="009150F5">
              <w:t>Se</w:t>
            </w:r>
            <w:r w:rsidRPr="009150F5">
              <w:rPr>
                <w:rFonts w:hint="eastAsia"/>
              </w:rPr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</w:tcPr>
          <w:p w14:paraId="5D7970FA" w14:textId="77777777" w:rsidR="00200B41" w:rsidRPr="009150F5" w:rsidRDefault="00200B41" w:rsidP="00226D7B">
            <w:pPr>
              <w:jc w:val="center"/>
            </w:pPr>
            <w:r w:rsidRPr="009150F5">
              <w:rPr>
                <w:szCs w:val="21"/>
              </w:rPr>
              <w:t>——</w:t>
            </w:r>
          </w:p>
        </w:tc>
        <w:tc>
          <w:tcPr>
            <w:tcW w:w="2410" w:type="dxa"/>
            <w:shd w:val="clear" w:color="auto" w:fill="auto"/>
          </w:tcPr>
          <w:p w14:paraId="16F01DA9" w14:textId="77777777" w:rsidR="00200B41" w:rsidRPr="009150F5" w:rsidRDefault="00200B41" w:rsidP="00226D7B">
            <w:pPr>
              <w:jc w:val="center"/>
            </w:pPr>
            <w:r w:rsidRPr="009150F5">
              <w:rPr>
                <w:szCs w:val="21"/>
              </w:rPr>
              <w:t>——</w:t>
            </w:r>
          </w:p>
        </w:tc>
        <w:tc>
          <w:tcPr>
            <w:tcW w:w="2126" w:type="dxa"/>
            <w:shd w:val="clear" w:color="auto" w:fill="auto"/>
          </w:tcPr>
          <w:p w14:paraId="14AE9305" w14:textId="77777777" w:rsidR="00200B41" w:rsidRPr="009150F5" w:rsidRDefault="00200B41" w:rsidP="00226D7B">
            <w:pPr>
              <w:jc w:val="center"/>
            </w:pPr>
            <w:r w:rsidRPr="009150F5">
              <w:rPr>
                <w:szCs w:val="21"/>
              </w:rPr>
              <w:t>——</w:t>
            </w:r>
          </w:p>
        </w:tc>
      </w:tr>
      <w:tr w:rsidR="00200B41" w:rsidRPr="009150F5" w14:paraId="2A06CB83" w14:textId="77777777" w:rsidTr="00C17C54">
        <w:tc>
          <w:tcPr>
            <w:tcW w:w="1793" w:type="dxa"/>
            <w:shd w:val="clear" w:color="auto" w:fill="auto"/>
          </w:tcPr>
          <w:p w14:paraId="3D09855F" w14:textId="77777777" w:rsidR="00200B41" w:rsidRPr="009150F5" w:rsidRDefault="00200B41" w:rsidP="00226D7B">
            <w:pPr>
              <w:widowControl/>
              <w:jc w:val="left"/>
            </w:pPr>
            <w:r w:rsidRPr="009150F5">
              <w:t>VF</w:t>
            </w:r>
            <w:r w:rsidRPr="009150F5">
              <w:rPr>
                <w:rFonts w:hint="eastAsia"/>
              </w:rPr>
              <w:t>片段</w:t>
            </w:r>
            <w:r w:rsidRPr="009150F5">
              <w:t>+P</w:t>
            </w:r>
            <w:r w:rsidRPr="009150F5"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</w:tcPr>
          <w:p w14:paraId="314E6B79" w14:textId="77777777" w:rsidR="00200B41" w:rsidRPr="009150F5" w:rsidRDefault="00200B41" w:rsidP="00226D7B">
            <w:pPr>
              <w:jc w:val="center"/>
            </w:pPr>
            <w:r w:rsidRPr="009150F5">
              <w:rPr>
                <w:szCs w:val="21"/>
              </w:rPr>
              <w:t>——</w:t>
            </w:r>
          </w:p>
        </w:tc>
        <w:tc>
          <w:tcPr>
            <w:tcW w:w="2410" w:type="dxa"/>
            <w:shd w:val="clear" w:color="auto" w:fill="auto"/>
          </w:tcPr>
          <w:p w14:paraId="287DD242" w14:textId="77777777" w:rsidR="00200B41" w:rsidRPr="009150F5" w:rsidRDefault="00200B41" w:rsidP="00226D7B">
            <w:pPr>
              <w:jc w:val="center"/>
            </w:pPr>
            <w:r w:rsidRPr="009150F5">
              <w:rPr>
                <w:szCs w:val="21"/>
              </w:rPr>
              <w:t>——</w:t>
            </w:r>
          </w:p>
        </w:tc>
        <w:tc>
          <w:tcPr>
            <w:tcW w:w="2126" w:type="dxa"/>
            <w:shd w:val="clear" w:color="auto" w:fill="auto"/>
          </w:tcPr>
          <w:p w14:paraId="7DF7E485" w14:textId="77777777" w:rsidR="00200B41" w:rsidRPr="009150F5" w:rsidRDefault="00200B41" w:rsidP="00226D7B">
            <w:pPr>
              <w:jc w:val="center"/>
            </w:pPr>
            <w:r w:rsidRPr="009150F5">
              <w:rPr>
                <w:szCs w:val="21"/>
              </w:rPr>
              <w:t>——</w:t>
            </w:r>
          </w:p>
        </w:tc>
      </w:tr>
      <w:tr w:rsidR="00C17C54" w:rsidRPr="009150F5" w14:paraId="2E6DEA47" w14:textId="77777777" w:rsidTr="00C17C54">
        <w:tc>
          <w:tcPr>
            <w:tcW w:w="1793" w:type="dxa"/>
            <w:shd w:val="clear" w:color="auto" w:fill="auto"/>
          </w:tcPr>
          <w:p w14:paraId="61BA2A8B" w14:textId="77777777" w:rsidR="00C17C54" w:rsidRPr="009150F5" w:rsidRDefault="00C17C54" w:rsidP="00C17C54">
            <w:pPr>
              <w:widowControl/>
              <w:jc w:val="left"/>
            </w:pPr>
            <w:r w:rsidRPr="009150F5">
              <w:t>S</w:t>
            </w:r>
            <w:r w:rsidRPr="009150F5">
              <w:rPr>
                <w:rFonts w:hint="eastAsia"/>
              </w:rPr>
              <w:t>VEB</w:t>
            </w:r>
            <w:r w:rsidRPr="009150F5">
              <w:t xml:space="preserve"> Se</w:t>
            </w:r>
            <w:r w:rsidRPr="009150F5">
              <w:rPr>
                <w:rFonts w:hint="eastAsia"/>
              </w:rPr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</w:tcPr>
          <w:p w14:paraId="3DFEFB0D" w14:textId="4EF87312" w:rsidR="00C17C54" w:rsidRPr="009150F5" w:rsidRDefault="00C17C54" w:rsidP="00156FAA">
            <w:pPr>
              <w:jc w:val="center"/>
            </w:pPr>
            <w:r w:rsidRPr="00F92CB4">
              <w:rPr>
                <w:szCs w:val="21"/>
              </w:rPr>
              <w:t>——</w:t>
            </w:r>
          </w:p>
        </w:tc>
        <w:tc>
          <w:tcPr>
            <w:tcW w:w="2410" w:type="dxa"/>
            <w:shd w:val="clear" w:color="auto" w:fill="auto"/>
          </w:tcPr>
          <w:p w14:paraId="79F1F26B" w14:textId="77777777" w:rsidR="00C17C54" w:rsidRPr="009150F5" w:rsidRDefault="00C17C54" w:rsidP="00C17C54">
            <w:r w:rsidRPr="009150F5">
              <w:t xml:space="preserve">56.79%  </w:t>
            </w:r>
            <w:r w:rsidRPr="009150F5">
              <w:rPr>
                <w:rFonts w:hint="eastAsia"/>
              </w:rPr>
              <w:t>（</w:t>
            </w:r>
            <w:r w:rsidRPr="009150F5">
              <w:t>1559/2745</w:t>
            </w:r>
            <w:r w:rsidRPr="009150F5">
              <w:rPr>
                <w:rFonts w:hint="eastAsia"/>
              </w:rPr>
              <w:t>）</w:t>
            </w:r>
          </w:p>
        </w:tc>
        <w:tc>
          <w:tcPr>
            <w:tcW w:w="2126" w:type="dxa"/>
            <w:shd w:val="clear" w:color="auto" w:fill="auto"/>
          </w:tcPr>
          <w:p w14:paraId="51EDE4C3" w14:textId="77777777" w:rsidR="00C17C54" w:rsidRPr="009150F5" w:rsidRDefault="00C17C54" w:rsidP="00C17C54">
            <w:r w:rsidRPr="009150F5">
              <w:t xml:space="preserve">57.56%  </w:t>
            </w:r>
            <w:r w:rsidRPr="009150F5">
              <w:rPr>
                <w:rFonts w:hint="eastAsia"/>
              </w:rPr>
              <w:t>（</w:t>
            </w:r>
            <w:r w:rsidRPr="009150F5">
              <w:t>297/516</w:t>
            </w:r>
            <w:r w:rsidRPr="009150F5">
              <w:rPr>
                <w:rFonts w:hint="eastAsia"/>
              </w:rPr>
              <w:t>）</w:t>
            </w:r>
          </w:p>
        </w:tc>
      </w:tr>
      <w:tr w:rsidR="00C17C54" w:rsidRPr="009150F5" w14:paraId="19F2D79B" w14:textId="77777777" w:rsidTr="00C17C54">
        <w:tc>
          <w:tcPr>
            <w:tcW w:w="1793" w:type="dxa"/>
            <w:shd w:val="clear" w:color="auto" w:fill="auto"/>
          </w:tcPr>
          <w:p w14:paraId="49C16CAD" w14:textId="77777777" w:rsidR="00C17C54" w:rsidRPr="009150F5" w:rsidRDefault="00C17C54" w:rsidP="00C17C54">
            <w:pPr>
              <w:widowControl/>
              <w:jc w:val="left"/>
            </w:pPr>
            <w:r w:rsidRPr="009150F5">
              <w:t>SVEB +P</w:t>
            </w:r>
            <w:r w:rsidRPr="009150F5"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</w:tcPr>
          <w:p w14:paraId="1C72FC3F" w14:textId="62E912B9" w:rsidR="00C17C54" w:rsidRPr="009150F5" w:rsidRDefault="00C17C54" w:rsidP="00156FAA">
            <w:pPr>
              <w:jc w:val="center"/>
            </w:pPr>
            <w:r w:rsidRPr="00F92CB4">
              <w:rPr>
                <w:szCs w:val="21"/>
              </w:rPr>
              <w:t>——</w:t>
            </w:r>
          </w:p>
        </w:tc>
        <w:tc>
          <w:tcPr>
            <w:tcW w:w="2410" w:type="dxa"/>
            <w:shd w:val="clear" w:color="auto" w:fill="auto"/>
          </w:tcPr>
          <w:p w14:paraId="0243B6BC" w14:textId="77777777" w:rsidR="00C17C54" w:rsidRPr="009150F5" w:rsidRDefault="00C17C54" w:rsidP="00C17C54">
            <w:r w:rsidRPr="009150F5">
              <w:t xml:space="preserve">63.87%  </w:t>
            </w:r>
            <w:r w:rsidRPr="009150F5">
              <w:rPr>
                <w:rFonts w:hint="eastAsia"/>
              </w:rPr>
              <w:t>（</w:t>
            </w:r>
            <w:r w:rsidRPr="009150F5">
              <w:t>1559/2441</w:t>
            </w:r>
            <w:r w:rsidRPr="009150F5">
              <w:rPr>
                <w:rFonts w:hint="eastAsia"/>
              </w:rPr>
              <w:t>）</w:t>
            </w:r>
          </w:p>
        </w:tc>
        <w:tc>
          <w:tcPr>
            <w:tcW w:w="2126" w:type="dxa"/>
            <w:shd w:val="clear" w:color="auto" w:fill="auto"/>
          </w:tcPr>
          <w:p w14:paraId="7AC60676" w14:textId="77777777" w:rsidR="00C17C54" w:rsidRPr="009150F5" w:rsidRDefault="00C17C54" w:rsidP="00C17C54">
            <w:r w:rsidRPr="009150F5">
              <w:t xml:space="preserve">13.74%  </w:t>
            </w:r>
            <w:r w:rsidRPr="009150F5">
              <w:rPr>
                <w:rFonts w:hint="eastAsia"/>
              </w:rPr>
              <w:t>（</w:t>
            </w:r>
            <w:r w:rsidRPr="009150F5">
              <w:t>297/2161</w:t>
            </w:r>
            <w:r w:rsidRPr="009150F5">
              <w:rPr>
                <w:rFonts w:hint="eastAsia"/>
              </w:rPr>
              <w:t>）</w:t>
            </w:r>
          </w:p>
        </w:tc>
      </w:tr>
    </w:tbl>
    <w:p w14:paraId="14460DBC" w14:textId="77777777" w:rsidR="00200B41" w:rsidRPr="00650A45" w:rsidRDefault="00200B41" w:rsidP="00200B41">
      <w:pPr>
        <w:spacing w:line="460" w:lineRule="exact"/>
        <w:ind w:firstLineChars="200" w:firstLine="480"/>
        <w:jc w:val="center"/>
        <w:rPr>
          <w:kern w:val="0"/>
          <w:sz w:val="24"/>
        </w:rPr>
      </w:pPr>
    </w:p>
    <w:p w14:paraId="6521501F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b/>
          <w:bCs/>
          <w:kern w:val="0"/>
          <w:sz w:val="24"/>
        </w:rPr>
        <w:t xml:space="preserve">3. </w:t>
      </w:r>
      <w:r>
        <w:rPr>
          <w:b/>
          <w:bCs/>
          <w:kern w:val="0"/>
          <w:sz w:val="24"/>
        </w:rPr>
        <w:t>检验方法</w:t>
      </w:r>
    </w:p>
    <w:p w14:paraId="4A0B994A" w14:textId="77777777" w:rsidR="006305F7" w:rsidRDefault="003B5DEF">
      <w:pPr>
        <w:spacing w:line="360" w:lineRule="auto"/>
        <w:rPr>
          <w:sz w:val="24"/>
        </w:rPr>
      </w:pPr>
      <w:r>
        <w:rPr>
          <w:sz w:val="24"/>
        </w:rPr>
        <w:t xml:space="preserve">3.1 </w:t>
      </w:r>
      <w:r>
        <w:rPr>
          <w:sz w:val="24"/>
        </w:rPr>
        <w:t>通用要求符合性检验</w:t>
      </w:r>
    </w:p>
    <w:p w14:paraId="3A049888" w14:textId="77777777" w:rsidR="006305F7" w:rsidRDefault="003B5DEF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通过检查</w:t>
      </w:r>
      <w:r>
        <w:rPr>
          <w:rFonts w:hint="eastAsia"/>
          <w:sz w:val="24"/>
        </w:rPr>
        <w:t>使用说明书</w:t>
      </w:r>
      <w:r>
        <w:rPr>
          <w:sz w:val="24"/>
        </w:rPr>
        <w:t>、实际操作验证</w:t>
      </w:r>
      <w:r>
        <w:rPr>
          <w:sz w:val="24"/>
        </w:rPr>
        <w:t>2.1</w:t>
      </w:r>
      <w:r>
        <w:rPr>
          <w:sz w:val="24"/>
        </w:rPr>
        <w:t>的符合性。</w:t>
      </w:r>
    </w:p>
    <w:p w14:paraId="5D5C5B6B" w14:textId="77777777" w:rsidR="006305F7" w:rsidRDefault="003B5DEF">
      <w:pPr>
        <w:spacing w:line="360" w:lineRule="auto"/>
        <w:rPr>
          <w:sz w:val="24"/>
        </w:rPr>
      </w:pPr>
      <w:r>
        <w:rPr>
          <w:sz w:val="24"/>
        </w:rPr>
        <w:t xml:space="preserve">3.2 </w:t>
      </w:r>
      <w:r>
        <w:rPr>
          <w:sz w:val="24"/>
        </w:rPr>
        <w:t>质量要求符合性检验</w:t>
      </w:r>
    </w:p>
    <w:p w14:paraId="3B2BF2AF" w14:textId="77777777" w:rsidR="006305F7" w:rsidRDefault="003B5DEF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依据</w:t>
      </w:r>
      <w:r>
        <w:rPr>
          <w:sz w:val="24"/>
        </w:rPr>
        <w:t>GB/T 25000.51</w:t>
      </w:r>
      <w:r>
        <w:rPr>
          <w:sz w:val="24"/>
        </w:rPr>
        <w:t>第</w:t>
      </w:r>
      <w:r>
        <w:rPr>
          <w:sz w:val="24"/>
        </w:rPr>
        <w:t>7</w:t>
      </w:r>
      <w:proofErr w:type="gramStart"/>
      <w:r>
        <w:rPr>
          <w:sz w:val="24"/>
        </w:rPr>
        <w:t>章方法</w:t>
      </w:r>
      <w:proofErr w:type="gramEnd"/>
      <w:r>
        <w:rPr>
          <w:sz w:val="24"/>
        </w:rPr>
        <w:t>验证</w:t>
      </w:r>
      <w:r>
        <w:rPr>
          <w:sz w:val="24"/>
        </w:rPr>
        <w:t>2.2</w:t>
      </w:r>
      <w:r>
        <w:rPr>
          <w:sz w:val="24"/>
        </w:rPr>
        <w:t>的符合性。</w:t>
      </w:r>
    </w:p>
    <w:p w14:paraId="200A031C" w14:textId="77777777" w:rsidR="006305F7" w:rsidRDefault="003B5DEF">
      <w:pPr>
        <w:spacing w:line="360" w:lineRule="auto"/>
        <w:rPr>
          <w:sz w:val="24"/>
        </w:rPr>
      </w:pPr>
      <w:r>
        <w:rPr>
          <w:rFonts w:hint="eastAsia"/>
          <w:sz w:val="24"/>
        </w:rPr>
        <w:t>3.3</w:t>
      </w:r>
      <w:r>
        <w:rPr>
          <w:rFonts w:hint="eastAsia"/>
          <w:sz w:val="24"/>
        </w:rPr>
        <w:t>专用要求</w:t>
      </w:r>
    </w:p>
    <w:p w14:paraId="2143E50D" w14:textId="20FBB276" w:rsidR="00CB3DBA" w:rsidRDefault="003B5DE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按照</w:t>
      </w:r>
      <w:r>
        <w:rPr>
          <w:rFonts w:hint="eastAsia"/>
          <w:sz w:val="24"/>
        </w:rPr>
        <w:t>YY 0885-2013</w:t>
      </w:r>
      <w:r>
        <w:rPr>
          <w:rFonts w:hint="eastAsia"/>
          <w:sz w:val="24"/>
        </w:rPr>
        <w:t>规定的方法进行试验，应符合</w:t>
      </w:r>
      <w:r>
        <w:rPr>
          <w:rFonts w:hint="eastAsia"/>
          <w:sz w:val="24"/>
        </w:rPr>
        <w:t>2.3</w:t>
      </w:r>
      <w:r>
        <w:rPr>
          <w:rFonts w:hint="eastAsia"/>
          <w:sz w:val="24"/>
        </w:rPr>
        <w:t>的要求。</w:t>
      </w:r>
    </w:p>
    <w:p w14:paraId="72FA25AA" w14:textId="77777777" w:rsidR="00CB3DBA" w:rsidRDefault="00CB3DBA">
      <w:pPr>
        <w:spacing w:line="360" w:lineRule="auto"/>
        <w:ind w:firstLineChars="200" w:firstLine="480"/>
        <w:rPr>
          <w:sz w:val="24"/>
        </w:rPr>
      </w:pPr>
    </w:p>
    <w:p w14:paraId="6BD4AB44" w14:textId="35F1327B" w:rsidR="00CB3DBA" w:rsidRDefault="00CB3DBA" w:rsidP="00CB3DBA">
      <w:pPr>
        <w:spacing w:line="460" w:lineRule="exact"/>
        <w:rPr>
          <w:b/>
          <w:bCs/>
          <w:kern w:val="0"/>
          <w:sz w:val="24"/>
        </w:rPr>
      </w:pPr>
      <w:r>
        <w:rPr>
          <w:b/>
          <w:bCs/>
          <w:kern w:val="0"/>
          <w:sz w:val="24"/>
        </w:rPr>
        <w:t xml:space="preserve">4. </w:t>
      </w:r>
      <w:r>
        <w:rPr>
          <w:rFonts w:hint="eastAsia"/>
          <w:b/>
          <w:bCs/>
          <w:kern w:val="0"/>
          <w:sz w:val="24"/>
        </w:rPr>
        <w:t>术语与定义</w:t>
      </w:r>
    </w:p>
    <w:p w14:paraId="012A5A7A" w14:textId="2C6A2B5C" w:rsidR="00CB3DBA" w:rsidRDefault="00CB3DBA" w:rsidP="00CB3DBA">
      <w:pPr>
        <w:spacing w:line="460" w:lineRule="exact"/>
        <w:rPr>
          <w:kern w:val="0"/>
          <w:sz w:val="24"/>
        </w:rPr>
      </w:pPr>
      <w:proofErr w:type="spellStart"/>
      <w:r>
        <w:rPr>
          <w:rFonts w:hint="eastAsia"/>
          <w:kern w:val="0"/>
          <w:sz w:val="24"/>
        </w:rPr>
        <w:t>Demix</w:t>
      </w:r>
      <w:proofErr w:type="spellEnd"/>
      <w:r>
        <w:rPr>
          <w:rFonts w:hint="eastAsia"/>
          <w:kern w:val="0"/>
          <w:sz w:val="24"/>
        </w:rPr>
        <w:t>功能：按照心搏数据画重叠图和相关编辑操作。</w:t>
      </w:r>
    </w:p>
    <w:p w14:paraId="000E20FF" w14:textId="5287BFDE" w:rsidR="00CB3DBA" w:rsidRPr="00CB3DBA" w:rsidRDefault="00CB3DBA" w:rsidP="00CB3DBA">
      <w:pPr>
        <w:spacing w:line="460" w:lineRule="exact"/>
        <w:rPr>
          <w:b/>
          <w:bCs/>
          <w:kern w:val="0"/>
          <w:sz w:val="24"/>
        </w:rPr>
      </w:pPr>
      <w:r>
        <w:rPr>
          <w:rFonts w:hint="eastAsia"/>
          <w:kern w:val="0"/>
          <w:sz w:val="24"/>
        </w:rPr>
        <w:lastRenderedPageBreak/>
        <w:t>HRV</w:t>
      </w:r>
      <w:r>
        <w:rPr>
          <w:rFonts w:hint="eastAsia"/>
          <w:kern w:val="0"/>
          <w:sz w:val="24"/>
        </w:rPr>
        <w:t>：</w:t>
      </w:r>
      <w:r>
        <w:rPr>
          <w:kern w:val="0"/>
          <w:sz w:val="24"/>
        </w:rPr>
        <w:t>心率变异性。</w:t>
      </w:r>
    </w:p>
    <w:p w14:paraId="218A7D47" w14:textId="77777777" w:rsidR="00CB3DBA" w:rsidRDefault="00CB3DBA" w:rsidP="00CB3DBA">
      <w:pPr>
        <w:spacing w:line="460" w:lineRule="exact"/>
        <w:rPr>
          <w:kern w:val="0"/>
          <w:sz w:val="24"/>
        </w:rPr>
      </w:pPr>
    </w:p>
    <w:p w14:paraId="3B26135A" w14:textId="78B3B56C" w:rsidR="006305F7" w:rsidRDefault="003B5DEF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br w:type="page"/>
      </w:r>
    </w:p>
    <w:p w14:paraId="3EC136CB" w14:textId="77777777" w:rsidR="006305F7" w:rsidRDefault="003B5DEF">
      <w:pPr>
        <w:widowControl/>
        <w:adjustRightInd w:val="0"/>
        <w:snapToGrid w:val="0"/>
        <w:spacing w:line="600" w:lineRule="exact"/>
        <w:jc w:val="center"/>
        <w:textAlignment w:val="baseline"/>
        <w:rPr>
          <w:b/>
          <w:bCs/>
          <w:kern w:val="0"/>
          <w:sz w:val="24"/>
        </w:rPr>
      </w:pPr>
      <w:bookmarkStart w:id="5" w:name="_Toc256604060"/>
      <w:r>
        <w:rPr>
          <w:b/>
          <w:bCs/>
          <w:kern w:val="0"/>
          <w:sz w:val="24"/>
        </w:rPr>
        <w:lastRenderedPageBreak/>
        <w:t>附录</w:t>
      </w:r>
      <w:r>
        <w:rPr>
          <w:b/>
          <w:bCs/>
          <w:kern w:val="0"/>
          <w:sz w:val="24"/>
        </w:rPr>
        <w:t>1.</w:t>
      </w:r>
      <w:r>
        <w:rPr>
          <w:b/>
          <w:bCs/>
          <w:kern w:val="0"/>
          <w:sz w:val="24"/>
        </w:rPr>
        <w:t>体系结构图及必要注释</w:t>
      </w:r>
    </w:p>
    <w:p w14:paraId="155FCE15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b/>
          <w:bCs/>
          <w:kern w:val="0"/>
          <w:sz w:val="24"/>
        </w:rPr>
      </w:pPr>
    </w:p>
    <w:p w14:paraId="1771C849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031D4508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14EDF357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079D0343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2D92E3BA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77372DDC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1AE74237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34E40409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2A7B8EC2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612078DF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35C9FF65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21578D40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36D295A2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47C34955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29E127C8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3DBFFEB2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099AC0BE" w14:textId="77777777" w:rsidR="006305F7" w:rsidRDefault="006305F7">
      <w:pPr>
        <w:widowControl/>
        <w:adjustRightInd w:val="0"/>
        <w:snapToGrid w:val="0"/>
        <w:spacing w:line="600" w:lineRule="exact"/>
        <w:textAlignment w:val="baseline"/>
        <w:rPr>
          <w:rFonts w:cs="宋体"/>
          <w:kern w:val="0"/>
          <w:sz w:val="24"/>
          <w:szCs w:val="21"/>
        </w:rPr>
      </w:pPr>
    </w:p>
    <w:p w14:paraId="10E0F6D8" w14:textId="77777777" w:rsidR="006305F7" w:rsidRDefault="006305F7">
      <w:pPr>
        <w:widowControl/>
        <w:adjustRightInd w:val="0"/>
        <w:snapToGrid w:val="0"/>
        <w:spacing w:line="600" w:lineRule="exact"/>
        <w:textAlignment w:val="baseline"/>
        <w:rPr>
          <w:rFonts w:cs="宋体"/>
          <w:kern w:val="0"/>
          <w:sz w:val="24"/>
          <w:szCs w:val="21"/>
        </w:rPr>
      </w:pPr>
    </w:p>
    <w:p w14:paraId="216A6A54" w14:textId="77777777" w:rsidR="006305F7" w:rsidRDefault="006305F7">
      <w:pPr>
        <w:widowControl/>
        <w:adjustRightInd w:val="0"/>
        <w:snapToGrid w:val="0"/>
        <w:spacing w:line="600" w:lineRule="exact"/>
        <w:textAlignment w:val="baseline"/>
        <w:rPr>
          <w:rFonts w:cs="宋体"/>
          <w:kern w:val="0"/>
          <w:sz w:val="24"/>
          <w:szCs w:val="21"/>
        </w:rPr>
      </w:pPr>
    </w:p>
    <w:p w14:paraId="0A7DD24A" w14:textId="77777777" w:rsidR="006305F7" w:rsidRDefault="003B5DEF">
      <w:pPr>
        <w:widowControl/>
        <w:adjustRightInd w:val="0"/>
        <w:snapToGrid w:val="0"/>
        <w:spacing w:line="600" w:lineRule="exact"/>
        <w:textAlignment w:val="baseline"/>
        <w:rPr>
          <w:rFonts w:cs="宋体"/>
          <w:kern w:val="0"/>
          <w:sz w:val="24"/>
          <w:szCs w:val="21"/>
        </w:rPr>
      </w:pPr>
      <w:r>
        <w:rPr>
          <w:noProof/>
          <w:sz w:val="32"/>
        </w:rPr>
        <mc:AlternateContent>
          <mc:Choice Requires="wpg">
            <w:drawing>
              <wp:inline distT="0" distB="0" distL="114935" distR="114935" wp14:anchorId="19790033" wp14:editId="5209639E">
                <wp:extent cx="5581650" cy="7648575"/>
                <wp:effectExtent l="0" t="0" r="70485" b="58420"/>
                <wp:docPr id="80" name="组合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1650" cy="7648575"/>
                          <a:chOff x="5657" y="2810"/>
                          <a:chExt cx="10263" cy="12178"/>
                        </a:xfrm>
                      </wpg:grpSpPr>
                      <wps:wsp>
                        <wps:cNvPr id="163" name="直接箭头连接符 163"/>
                        <wps:cNvCnPr>
                          <a:endCxn id="285" idx="0"/>
                        </wps:cNvCnPr>
                        <wps:spPr>
                          <a:xfrm>
                            <a:off x="10526" y="4860"/>
                            <a:ext cx="34" cy="34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直接箭头连接符 111"/>
                        <wps:cNvCnPr>
                          <a:stCxn id="285" idx="2"/>
                        </wps:cNvCnPr>
                        <wps:spPr>
                          <a:xfrm>
                            <a:off x="10560" y="6403"/>
                            <a:ext cx="85" cy="47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直接箭头连接符 113"/>
                        <wps:cNvCnPr/>
                        <wps:spPr>
                          <a:xfrm flipV="1">
                            <a:off x="14906" y="10318"/>
                            <a:ext cx="340" cy="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肘形连接符 275"/>
                        <wps:cNvCnPr/>
                        <wps:spPr>
                          <a:xfrm rot="10800000" flipV="1">
                            <a:off x="6021" y="3219"/>
                            <a:ext cx="187" cy="11514"/>
                          </a:xfrm>
                          <a:prstGeom prst="bentConnector3">
                            <a:avLst>
                              <a:gd name="adj1" fmla="val 300535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直接箭头连接符 312"/>
                        <wps:cNvCnPr/>
                        <wps:spPr>
                          <a:xfrm flipH="1" flipV="1">
                            <a:off x="5657" y="4325"/>
                            <a:ext cx="598" cy="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肘形连接符 1"/>
                        <wps:cNvCnPr/>
                        <wps:spPr>
                          <a:xfrm>
                            <a:off x="14795" y="4331"/>
                            <a:ext cx="788" cy="1665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肘形连接符 287"/>
                        <wps:cNvCnPr/>
                        <wps:spPr>
                          <a:xfrm rot="5400000">
                            <a:off x="9523" y="13820"/>
                            <a:ext cx="698" cy="1129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4" name="组合 5"/>
                        <wpg:cNvGrpSpPr/>
                        <wpg:grpSpPr>
                          <a:xfrm>
                            <a:off x="5966" y="2810"/>
                            <a:ext cx="9954" cy="12178"/>
                            <a:chOff x="5993" y="2021"/>
                            <a:chExt cx="9954" cy="12178"/>
                          </a:xfrm>
                        </wpg:grpSpPr>
                        <wps:wsp>
                          <wps:cNvPr id="85" name="圆角矩形 6"/>
                          <wps:cNvSpPr/>
                          <wps:spPr>
                            <a:xfrm>
                              <a:off x="6048" y="13689"/>
                              <a:ext cx="3286" cy="510"/>
                            </a:xfrm>
                            <a:prstGeom prst="round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4"/>
                            </a:lnRef>
                            <a:fillRef idx="2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A1B60F" w14:textId="77777777" w:rsidR="00C84696" w:rsidRDefault="00C84696">
                                <w:pPr>
                                  <w:numPr>
                                    <w:ilvl w:val="0"/>
                                    <w:numId w:val="3"/>
                                  </w:numPr>
                                  <w:jc w:val="center"/>
                                  <w:textAlignment w:val="baseline"/>
                                  <w:rPr>
                                    <w:szCs w:val="21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Bidi"/>
                                    <w:color w:val="000000" w:themeColor="dark1"/>
                                    <w:kern w:val="24"/>
                                    <w:szCs w:val="21"/>
                                  </w:rPr>
                                  <w:t>后台</w:t>
                                </w:r>
                                <w:r>
                                  <w:rPr>
                                    <w:rFonts w:asciiTheme="minorHAnsi" w:eastAsiaTheme="minorEastAsia" w:hAnsiTheme="minorBidi" w:hint="eastAsia"/>
                                    <w:color w:val="000000" w:themeColor="dark1"/>
                                    <w:kern w:val="24"/>
                                    <w:szCs w:val="21"/>
                                  </w:rPr>
                                  <w:t>API</w:t>
                                </w:r>
                                <w:r>
                                  <w:rPr>
                                    <w:rFonts w:asciiTheme="minorHAnsi" w:eastAsiaTheme="minorEastAsia" w:hAnsiTheme="minorBidi"/>
                                    <w:color w:val="000000" w:themeColor="dark1"/>
                                    <w:kern w:val="24"/>
                                    <w:szCs w:val="21"/>
                                  </w:rPr>
                                  <w:t>接口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g:grpSp>
                          <wpg:cNvPr id="86" name="组合 4"/>
                          <wpg:cNvGrpSpPr/>
                          <wpg:grpSpPr>
                            <a:xfrm>
                              <a:off x="5993" y="2021"/>
                              <a:ext cx="9954" cy="11829"/>
                              <a:chOff x="5993" y="2021"/>
                              <a:chExt cx="9954" cy="11829"/>
                            </a:xfrm>
                          </wpg:grpSpPr>
                          <wps:wsp>
                            <wps:cNvPr id="87" name="圆角矩形 7"/>
                            <wps:cNvSpPr/>
                            <wps:spPr>
                              <a:xfrm>
                                <a:off x="15273" y="5207"/>
                                <a:ext cx="674" cy="8643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7030A0"/>
                              </a:solidFill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A072AC" w14:textId="77777777" w:rsidR="00C84696" w:rsidRDefault="00C84696">
                                  <w:pPr>
                                    <w:textAlignment w:val="baseline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asciiTheme="minorHAnsi" w:eastAsiaTheme="minorEastAsia" w:hAnsiTheme="minorBidi"/>
                                      <w:color w:val="000000" w:themeColor="dark1"/>
                                      <w:kern w:val="24"/>
                                      <w:sz w:val="36"/>
                                      <w:szCs w:val="36"/>
                                    </w:rPr>
                                    <w:t>算法接口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g:grpSp>
                            <wpg:cNvPr id="88" name="组合 3"/>
                            <wpg:cNvGrpSpPr/>
                            <wpg:grpSpPr>
                              <a:xfrm>
                                <a:off x="5993" y="2021"/>
                                <a:ext cx="8940" cy="11225"/>
                                <a:chOff x="5993" y="2021"/>
                                <a:chExt cx="8940" cy="11225"/>
                              </a:xfrm>
                            </wpg:grpSpPr>
                            <wps:wsp>
                              <wps:cNvPr id="285" name="圆角矩形 285"/>
                              <wps:cNvSpPr/>
                              <wps:spPr>
                                <a:xfrm>
                                  <a:off x="8102" y="4413"/>
                                  <a:ext cx="4968" cy="1201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8ED8770" w14:textId="77777777" w:rsidR="00C84696" w:rsidRDefault="00C84696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本地文件</w:t>
                                    </w:r>
                                  </w:p>
                                  <w:p w14:paraId="7B71B7DD" w14:textId="77777777" w:rsidR="00C84696" w:rsidRDefault="00C84696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提供读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ecg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文件，读写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rlt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文件、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ffg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文件的方法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g:grpSp>
                              <wpg:cNvPr id="89" name="组合 101"/>
                              <wpg:cNvGrpSpPr/>
                              <wpg:grpSpPr>
                                <a:xfrm>
                                  <a:off x="6235" y="2021"/>
                                  <a:ext cx="8623" cy="2050"/>
                                  <a:chOff x="6275" y="4749"/>
                                  <a:chExt cx="8623" cy="1722"/>
                                </a:xfrm>
                              </wpg:grpSpPr>
                              <wpg:grpSp>
                                <wpg:cNvPr id="90" name="组合 16"/>
                                <wpg:cNvGrpSpPr/>
                                <wpg:grpSpPr>
                                  <a:xfrm>
                                    <a:off x="6275" y="4749"/>
                                    <a:ext cx="8623" cy="1722"/>
                                    <a:chOff x="6589" y="2792"/>
                                    <a:chExt cx="8623" cy="1486"/>
                                  </a:xfrm>
                                </wpg:grpSpPr>
                                <wpg:grpSp>
                                  <wpg:cNvPr id="91" name="组合 6"/>
                                  <wpg:cNvGrpSpPr/>
                                  <wpg:grpSpPr>
                                    <a:xfrm>
                                      <a:off x="6636" y="3510"/>
                                      <a:ext cx="8540" cy="768"/>
                                      <a:chOff x="6636" y="3510"/>
                                      <a:chExt cx="8540" cy="768"/>
                                    </a:xfrm>
                                  </wpg:grpSpPr>
                                  <wps:wsp>
                                    <wps:cNvPr id="97" name="文本框 92"/>
                                    <wps:cNvSpPr txBox="1"/>
                                    <wps:spPr>
                                      <a:xfrm>
                                        <a:off x="6636" y="3510"/>
                                        <a:ext cx="8540" cy="768"/>
                                      </a:xfrm>
                                      <a:prstGeom prst="rect">
                                        <a:avLst/>
                                      </a:prstGeom>
                                      <a:gradFill>
                                        <a:gsLst>
                                          <a:gs pos="0">
                                            <a:srgbClr val="FECF40"/>
                                          </a:gs>
                                          <a:gs pos="100000">
                                            <a:srgbClr val="846C21"/>
                                          </a:gs>
                                        </a:gsLst>
                                        <a:lin ang="5400000" scaled="0"/>
                                      </a:gradFill>
                                      <a:ln w="6350">
                                        <a:solidFill>
                                          <a:prstClr val="black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305F5338" w14:textId="77777777" w:rsidR="00C84696" w:rsidRDefault="00C84696">
                                          <w:pPr>
                                            <w:jc w:val="center"/>
                                            <w:rPr>
                                              <w:rFonts w:eastAsiaTheme="minorEastAsia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props3d w14:extrusionH="0" w14:contourW="0" w14:prstMaterial="clear"/>
                                            </w:rPr>
                                            <w:t>记录列表界面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127" name="圆角矩形 4"/>
                                    <wps:cNvSpPr/>
                                    <wps:spPr>
                                      <a:xfrm>
                                        <a:off x="8861" y="3838"/>
                                        <a:ext cx="1304" cy="399"/>
                                      </a:xfrm>
                                      <a:prstGeom prst="roundRect">
                                        <a:avLst/>
                                      </a:prstGeom>
                                      <a:gradFill>
                                        <a:gsLst>
                                          <a:gs pos="0">
                                            <a:srgbClr val="FECF40"/>
                                          </a:gs>
                                          <a:gs pos="100000">
                                            <a:srgbClr val="846C21"/>
                                          </a:gs>
                                        </a:gsLst>
                                        <a:lin ang="5400000" scaled="0"/>
                                      </a:gra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4"/>
                                      </a:lnRef>
                                      <a:fillRef idx="2">
                                        <a:schemeClr val="accent4"/>
                                      </a:fillRef>
                                      <a:effectRef idx="1">
                                        <a:schemeClr val="accent4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2B3D3FBF" w14:textId="77777777" w:rsidR="00C84696" w:rsidRDefault="00C84696">
                                          <w:pPr>
                                            <w:textAlignment w:val="baseline"/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inorHAnsi" w:hAnsiTheme="minorBidi" w:hint="eastAsia"/>
                                              <w:color w:val="000000" w:themeColor="dark1"/>
                                              <w:kern w:val="24"/>
                                              <w:sz w:val="18"/>
                                              <w:szCs w:val="18"/>
                                            </w:rPr>
                                            <w:t>选择文件</w:t>
                                          </w:r>
                                        </w:p>
                                      </w:txbxContent>
                                    </wps:txbx>
                                    <wps:bodyPr rtlCol="0" anchor="ctr"/>
                                  </wps:wsp>
                                  <wps:wsp>
                                    <wps:cNvPr id="128" name="圆角矩形 4"/>
                                    <wps:cNvSpPr/>
                                    <wps:spPr>
                                      <a:xfrm>
                                        <a:off x="10415" y="3838"/>
                                        <a:ext cx="1304" cy="399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4"/>
                                      </a:lnRef>
                                      <a:fillRef idx="2">
                                        <a:schemeClr val="accent4"/>
                                      </a:fillRef>
                                      <a:effectRef idx="1">
                                        <a:schemeClr val="accent4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71317133" w14:textId="77777777" w:rsidR="00C84696" w:rsidRDefault="00C84696">
                                          <w:pPr>
                                            <w:textAlignment w:val="baseline"/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inorHAnsi" w:hAnsiTheme="minorBidi" w:hint="eastAsia"/>
                                              <w:color w:val="000000" w:themeColor="dark1"/>
                                              <w:kern w:val="24"/>
                                              <w:sz w:val="18"/>
                                              <w:szCs w:val="18"/>
                                            </w:rPr>
                                            <w:t>上传文件</w:t>
                                          </w:r>
                                        </w:p>
                                      </w:txbxContent>
                                    </wps:txbx>
                                    <wps:bodyPr rtlCol="0" anchor="ctr"/>
                                  </wps:wsp>
                                  <wps:wsp>
                                    <wps:cNvPr id="129" name="圆角矩形 4"/>
                                    <wps:cNvSpPr/>
                                    <wps:spPr>
                                      <a:xfrm>
                                        <a:off x="11918" y="3835"/>
                                        <a:ext cx="1304" cy="390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4"/>
                                      </a:lnRef>
                                      <a:fillRef idx="2">
                                        <a:schemeClr val="accent4"/>
                                      </a:fillRef>
                                      <a:effectRef idx="1">
                                        <a:schemeClr val="accent4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0483C67F" w14:textId="77777777" w:rsidR="00C84696" w:rsidRDefault="00C84696">
                                          <w:pPr>
                                            <w:textAlignment w:val="baseline"/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inorHAnsi" w:hAnsiTheme="minorBidi" w:hint="eastAsia"/>
                                              <w:color w:val="000000" w:themeColor="dark1"/>
                                              <w:kern w:val="24"/>
                                              <w:sz w:val="18"/>
                                              <w:szCs w:val="18"/>
                                            </w:rPr>
                                            <w:t>查找</w:t>
                                          </w:r>
                                        </w:p>
                                      </w:txbxContent>
                                    </wps:txbx>
                                    <wps:bodyPr rtlCol="0" anchor="ctr"/>
                                  </wps:wsp>
                                  <wps:wsp>
                                    <wps:cNvPr id="130" name="圆角矩形 4"/>
                                    <wps:cNvSpPr/>
                                    <wps:spPr>
                                      <a:xfrm>
                                        <a:off x="7259" y="3838"/>
                                        <a:ext cx="1304" cy="369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4"/>
                                      </a:lnRef>
                                      <a:fillRef idx="2">
                                        <a:schemeClr val="accent4"/>
                                      </a:fillRef>
                                      <a:effectRef idx="1">
                                        <a:schemeClr val="accent4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519B9FCD" w14:textId="77777777" w:rsidR="00C84696" w:rsidRDefault="00C84696">
                                          <w:pPr>
                                            <w:textAlignment w:val="baseline"/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inorHAnsi" w:hAnsiTheme="minorBidi" w:hint="eastAsia"/>
                                              <w:color w:val="000000" w:themeColor="dark1"/>
                                              <w:kern w:val="24"/>
                                              <w:sz w:val="18"/>
                                              <w:szCs w:val="18"/>
                                            </w:rPr>
                                            <w:t>下载文件</w:t>
                                          </w:r>
                                        </w:p>
                                      </w:txbxContent>
                                    </wps:txbx>
                                    <wps:bodyPr rtlCol="0" anchor="ctr"/>
                                  </wps:wsp>
                                </wpg:grpSp>
                                <wps:wsp>
                                  <wps:cNvPr id="131" name="圆角矩形 1"/>
                                  <wps:cNvSpPr/>
                                  <wps:spPr>
                                    <a:xfrm>
                                      <a:off x="6589" y="2792"/>
                                      <a:ext cx="8623" cy="593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chemeClr val="accent6"/>
                                    </a:solidFill>
                                  </wps:spPr>
                                  <wps:style>
                                    <a:lnRef idx="1">
                                      <a:schemeClr val="accent4"/>
                                    </a:lnRef>
                                    <a:fillRef idx="2">
                                      <a:schemeClr val="accent4"/>
                                    </a:fillRef>
                                    <a:effectRef idx="1">
                                      <a:schemeClr val="accent4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0236FEC" w14:textId="77777777" w:rsidR="00C84696" w:rsidRDefault="00C84696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props3d w14:extrusionH="0" w14:contourW="0" w14:prstMaterial="clear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color w:val="000000" w:themeColor="text1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props3d w14:extrusionH="0" w14:contourW="0" w14:prstMaterial="clear"/>
                                          </w:rPr>
                                          <w:t>医生登录</w:t>
                                        </w:r>
                                      </w:p>
                                    </w:txbxContent>
                                  </wps:txbx>
                                  <wps:bodyPr rtlCol="0" anchor="ctr"/>
                                </wps:wsp>
                              </wpg:grpSp>
                              <wps:wsp>
                                <wps:cNvPr id="132" name="圆角矩形 4"/>
                                <wps:cNvSpPr/>
                                <wps:spPr>
                                  <a:xfrm>
                                    <a:off x="13081" y="5971"/>
                                    <a:ext cx="1304" cy="462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4"/>
                                  </a:lnRef>
                                  <a:fillRef idx="2">
                                    <a:schemeClr val="accent4"/>
                                  </a:fillRef>
                                  <a:effectRef idx="1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8D7D84E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8"/>
                                          <w:szCs w:val="18"/>
                                        </w:rPr>
                                        <w:t>设置参数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wpg:grpSp>
                            <wpg:grpSp>
                              <wpg:cNvPr id="133" name="组合 109"/>
                              <wpg:cNvGrpSpPr/>
                              <wpg:grpSpPr>
                                <a:xfrm>
                                  <a:off x="5993" y="5817"/>
                                  <a:ext cx="8940" cy="7429"/>
                                  <a:chOff x="5993" y="5635"/>
                                  <a:chExt cx="8940" cy="7429"/>
                                </a:xfrm>
                              </wpg:grpSpPr>
                              <wpg:grpSp>
                                <wpg:cNvPr id="134" name="组合 104"/>
                                <wpg:cNvGrpSpPr/>
                                <wpg:grpSpPr>
                                  <a:xfrm>
                                    <a:off x="5993" y="5635"/>
                                    <a:ext cx="8940" cy="7429"/>
                                    <a:chOff x="5993" y="5635"/>
                                    <a:chExt cx="8940" cy="7429"/>
                                  </a:xfrm>
                                </wpg:grpSpPr>
                                <wpg:grpSp>
                                  <wpg:cNvPr id="135" name="组合 100"/>
                                  <wpg:cNvGrpSpPr/>
                                  <wpg:grpSpPr>
                                    <a:xfrm>
                                      <a:off x="5993" y="5635"/>
                                      <a:ext cx="8940" cy="7429"/>
                                      <a:chOff x="5973" y="6473"/>
                                      <a:chExt cx="8940" cy="7429"/>
                                    </a:xfrm>
                                  </wpg:grpSpPr>
                                  <wps:wsp>
                                    <wps:cNvPr id="136" name="文本框 95"/>
                                    <wps:cNvSpPr txBox="1"/>
                                    <wps:spPr>
                                      <a:xfrm>
                                        <a:off x="5973" y="6473"/>
                                        <a:ext cx="8940" cy="742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>
                                          <a:lumMod val="40000"/>
                                          <a:lumOff val="60000"/>
                                        </a:schemeClr>
                                      </a:solidFill>
                                      <a:ln w="6350">
                                        <a:solidFill>
                                          <a:prstClr val="black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09BAD1B0" w14:textId="77777777" w:rsidR="00C84696" w:rsidRDefault="00C84696">
                                          <w:pPr>
                                            <w:jc w:val="center"/>
                                            <w:rPr>
                                              <w:rFonts w:eastAsiaTheme="minorEastAsia"/>
                                              <w:color w:val="000000" w:themeColor="text1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props3d w14:extrusionH="0" w14:contourW="0" w14:prstMaterial="clear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props3d w14:extrusionH="0" w14:contourW="0" w14:prstMaterial="clear"/>
                                            </w:rPr>
                                            <w:t>分析界面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  <wpg:grpSp>
                                    <wpg:cNvPr id="137" name="组合 25"/>
                                    <wpg:cNvGrpSpPr/>
                                    <wpg:grpSpPr>
                                      <a:xfrm>
                                        <a:off x="13142" y="10523"/>
                                        <a:ext cx="1509" cy="3110"/>
                                        <a:chOff x="9899" y="12784"/>
                                        <a:chExt cx="1509" cy="3306"/>
                                      </a:xfrm>
                                    </wpg:grpSpPr>
                                    <wps:wsp>
                                      <wps:cNvPr id="138" name="文本框 49"/>
                                      <wps:cNvSpPr txBox="1"/>
                                      <wps:spPr>
                                        <a:xfrm>
                                          <a:off x="9899" y="12784"/>
                                          <a:ext cx="1509" cy="3306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73F53E09" w14:textId="77777777" w:rsidR="00C84696" w:rsidRDefault="00C84696"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生成报告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39" name="圆角矩形 5"/>
                                      <wps:cNvSpPr/>
                                      <wps:spPr>
                                        <a:xfrm>
                                          <a:off x="10007" y="13304"/>
                                          <a:ext cx="1263" cy="487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7283C681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rFonts w:eastAsiaTheme="minorEastAsia"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模板编辑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40" name="圆角矩形 5"/>
                                      <wps:cNvSpPr/>
                                      <wps:spPr>
                                        <a:xfrm>
                                          <a:off x="9994" y="13848"/>
                                          <a:ext cx="1253" cy="551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0A1C063E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rFonts w:eastAsiaTheme="minorEastAsia"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生成报告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41" name="圆角矩形 5"/>
                                      <wps:cNvSpPr/>
                                      <wps:spPr>
                                        <a:xfrm>
                                          <a:off x="9993" y="14527"/>
                                          <a:ext cx="1263" cy="502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5A3F88C4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rFonts w:eastAsiaTheme="minorEastAsia"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上传报告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</wpg:grpSp>
                                  <wpg:grpSp>
                                    <wpg:cNvPr id="142" name="组合 24"/>
                                    <wpg:cNvGrpSpPr/>
                                    <wpg:grpSpPr>
                                      <a:xfrm>
                                        <a:off x="7854" y="6936"/>
                                        <a:ext cx="1445" cy="3154"/>
                                        <a:chOff x="9899" y="9269"/>
                                        <a:chExt cx="1433" cy="3101"/>
                                      </a:xfrm>
                                    </wpg:grpSpPr>
                                    <wps:wsp>
                                      <wps:cNvPr id="143" name="文本框 76"/>
                                      <wps:cNvSpPr txBox="1"/>
                                      <wps:spPr>
                                        <a:xfrm>
                                          <a:off x="9899" y="9269"/>
                                          <a:ext cx="1433" cy="3101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67EFAEE1" w14:textId="77777777" w:rsidR="00C84696" w:rsidRDefault="00C84696"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患者信息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44" name="圆角矩形 4"/>
                                      <wps:cNvSpPr/>
                                      <wps:spPr>
                                        <a:xfrm>
                                          <a:off x="10011" y="11542"/>
                                          <a:ext cx="1253" cy="484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6A56ADFE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eastAsiaTheme="minorEastAsia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参数设置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45" name="圆角矩形 5"/>
                                      <wps:cNvSpPr/>
                                      <wps:spPr>
                                        <a:xfrm>
                                          <a:off x="9948" y="9887"/>
                                          <a:ext cx="1312" cy="442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577BAB05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eastAsiaTheme="minorEastAsia" w:hAnsiTheme="minorBidi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重新分析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</wpg:grpSp>
                                  <wpg:grpSp>
                                    <wpg:cNvPr id="146" name="组合 21"/>
                                    <wpg:cNvGrpSpPr/>
                                    <wpg:grpSpPr>
                                      <a:xfrm>
                                        <a:off x="6178" y="6755"/>
                                        <a:ext cx="1547" cy="3678"/>
                                        <a:chOff x="6612" y="9062"/>
                                        <a:chExt cx="1547" cy="3678"/>
                                      </a:xfrm>
                                    </wpg:grpSpPr>
                                    <wps:wsp>
                                      <wps:cNvPr id="147" name="文本框 84"/>
                                      <wps:cNvSpPr txBox="1"/>
                                      <wps:spPr>
                                        <a:xfrm>
                                          <a:off x="6612" y="9062"/>
                                          <a:ext cx="1547" cy="3678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0D1BE48A" w14:textId="77777777" w:rsidR="00C84696" w:rsidRDefault="00C84696"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编辑模板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g:grpSp>
                                      <wpg:cNvPr id="148" name="组合 18"/>
                                      <wpg:cNvGrpSpPr/>
                                      <wpg:grpSpPr>
                                        <a:xfrm>
                                          <a:off x="6629" y="10060"/>
                                          <a:ext cx="1470" cy="2538"/>
                                          <a:chOff x="6629" y="4702"/>
                                          <a:chExt cx="1470" cy="2538"/>
                                        </a:xfrm>
                                      </wpg:grpSpPr>
                                      <wps:wsp>
                                        <wps:cNvPr id="283" name="圆角矩形 5"/>
                                        <wps:cNvSpPr/>
                                        <wps:spPr>
                                          <a:xfrm>
                                            <a:off x="6802" y="5774"/>
                                            <a:ext cx="1293" cy="468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chemeClr val="accent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07BB8E10" w14:textId="77777777" w:rsidR="00C84696" w:rsidRDefault="00C84696">
                                              <w:pPr>
                                                <w:textAlignment w:val="baseline"/>
                                                <w:rPr>
                                                  <w:rFonts w:eastAsiaTheme="minorEastAsia"/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8"/>
                                                  <w:szCs w:val="18"/>
                                                </w:rPr>
                                                <w:t>散点图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  <wps:wsp>
                                        <wps:cNvPr id="149" name="圆角矩形 4"/>
                                        <wps:cNvSpPr/>
                                        <wps:spPr>
                                          <a:xfrm>
                                            <a:off x="6629" y="6764"/>
                                            <a:ext cx="1469" cy="476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chemeClr val="accent2">
                                              <a:lumMod val="75000"/>
                                            </a:schemeClr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53A62BDF" w14:textId="77777777" w:rsidR="00C84696" w:rsidRDefault="00C84696">
                                              <w:pPr>
                                                <w:textAlignment w:val="baseline"/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inorHAnsi" w:hAnsiTheme="minorBidi" w:hint="eastAsia"/>
                                                  <w:color w:val="000000" w:themeColor="dark1"/>
                                                  <w:kern w:val="24"/>
                                                  <w:sz w:val="18"/>
                                                  <w:szCs w:val="18"/>
                                                </w:rPr>
                                                <w:t>室上性设置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  <wps:wsp>
                                        <wps:cNvPr id="150" name="圆角矩形 5"/>
                                        <wps:cNvSpPr/>
                                        <wps:spPr>
                                          <a:xfrm>
                                            <a:off x="6798" y="4702"/>
                                            <a:ext cx="1277" cy="499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chemeClr val="accent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616D4B71" w14:textId="77777777" w:rsidR="00C84696" w:rsidRDefault="00C84696">
                                              <w:pPr>
                                                <w:textAlignment w:val="baseline"/>
                                                <w:rPr>
                                                  <w:rFonts w:eastAsiaTheme="minorEastAsia"/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inorHAnsi" w:hAnsiTheme="minorBidi" w:hint="eastAsia"/>
                                                  <w:color w:val="000000" w:themeColor="dark1"/>
                                                  <w:kern w:val="24"/>
                                                  <w:sz w:val="18"/>
                                                  <w:szCs w:val="18"/>
                                                </w:rPr>
                                                <w:t>详细模板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  <wps:wsp>
                                        <wps:cNvPr id="151" name="圆角矩形 5"/>
                                        <wps:cNvSpPr/>
                                        <wps:spPr>
                                          <a:xfrm>
                                            <a:off x="6807" y="6269"/>
                                            <a:ext cx="1292" cy="478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chemeClr val="accent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744E3DE1" w14:textId="77777777" w:rsidR="00C84696" w:rsidRDefault="00C84696">
                                              <w:pPr>
                                                <w:textAlignment w:val="baseline"/>
                                                <w:rPr>
                                                  <w:rFonts w:eastAsiaTheme="minorEastAsia"/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inorHAnsi" w:hAnsiTheme="minorBidi" w:hint="eastAsia"/>
                                                  <w:color w:val="000000" w:themeColor="dark1"/>
                                                  <w:kern w:val="24"/>
                                                  <w:sz w:val="18"/>
                                                  <w:szCs w:val="18"/>
                                                </w:rPr>
                                                <w:t>心电图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</wpg:grpSp>
                                  </wpg:grpSp>
                                  <wpg:grpSp>
                                    <wpg:cNvPr id="152" name="组合 22"/>
                                    <wpg:cNvGrpSpPr/>
                                    <wpg:grpSpPr>
                                      <a:xfrm>
                                        <a:off x="13010" y="6891"/>
                                        <a:ext cx="1694" cy="3183"/>
                                        <a:chOff x="12931" y="9199"/>
                                        <a:chExt cx="1694" cy="3183"/>
                                      </a:xfrm>
                                    </wpg:grpSpPr>
                                    <wps:wsp>
                                      <wps:cNvPr id="153" name="文本框 87"/>
                                      <wps:cNvSpPr txBox="1"/>
                                      <wps:spPr>
                                        <a:xfrm>
                                          <a:off x="12931" y="9199"/>
                                          <a:ext cx="1694" cy="31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68B820EB" w14:textId="77777777" w:rsidR="00C84696" w:rsidRDefault="00C84696"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片段图编辑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54" name="圆角矩形 4"/>
                                      <wps:cNvSpPr/>
                                      <wps:spPr>
                                        <a:xfrm>
                                          <a:off x="13271" y="9867"/>
                                          <a:ext cx="1086" cy="484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0F7172C0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片段图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55" name="圆角矩形 4"/>
                                      <wps:cNvSpPr/>
                                      <wps:spPr>
                                        <a:xfrm>
                                          <a:off x="13285" y="10604"/>
                                          <a:ext cx="1086" cy="484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3E2D8C07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心电图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</wpg:grpSp>
                                  <wpg:grpSp>
                                    <wpg:cNvPr id="156" name="组合 26"/>
                                    <wpg:cNvGrpSpPr/>
                                    <wpg:grpSpPr>
                                      <a:xfrm>
                                        <a:off x="9568" y="6910"/>
                                        <a:ext cx="1464" cy="3159"/>
                                        <a:chOff x="5883" y="9244"/>
                                        <a:chExt cx="1464" cy="3159"/>
                                      </a:xfrm>
                                    </wpg:grpSpPr>
                                    <wps:wsp>
                                      <wps:cNvPr id="157" name="文本框 79"/>
                                      <wps:cNvSpPr txBox="1"/>
                                      <wps:spPr>
                                        <a:xfrm>
                                          <a:off x="5883" y="9244"/>
                                          <a:ext cx="1464" cy="315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776B77F9" w14:textId="77777777" w:rsidR="00C84696" w:rsidRDefault="00C84696"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ST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62" name="圆角矩形 4"/>
                                      <wps:cNvSpPr/>
                                      <wps:spPr>
                                        <a:xfrm>
                                          <a:off x="6119" y="10828"/>
                                          <a:ext cx="1035" cy="485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20F8B5FB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心电图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58" name="圆角矩形 4"/>
                                      <wps:cNvSpPr/>
                                      <wps:spPr>
                                        <a:xfrm>
                                          <a:off x="6083" y="10259"/>
                                          <a:ext cx="1047" cy="518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42C5196E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心率图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59" name="圆角矩形 4"/>
                                      <wps:cNvSpPr/>
                                      <wps:spPr>
                                        <a:xfrm>
                                          <a:off x="6081" y="9737"/>
                                          <a:ext cx="1060" cy="443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0E82E2EF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ST</w:t>
                                            </w: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</wpg:grpSp>
                                  <wpg:grpSp>
                                    <wpg:cNvPr id="160" name="组合 23"/>
                                    <wpg:cNvGrpSpPr/>
                                    <wpg:grpSpPr>
                                      <a:xfrm>
                                        <a:off x="11256" y="6899"/>
                                        <a:ext cx="1633" cy="3170"/>
                                        <a:chOff x="11440" y="9247"/>
                                        <a:chExt cx="1633" cy="3170"/>
                                      </a:xfrm>
                                    </wpg:grpSpPr>
                                    <wps:wsp>
                                      <wps:cNvPr id="161" name="文本框 75"/>
                                      <wps:cNvSpPr txBox="1"/>
                                      <wps:spPr>
                                        <a:xfrm>
                                          <a:off x="11440" y="9247"/>
                                          <a:ext cx="1633" cy="317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546E5ECF" w14:textId="77777777" w:rsidR="00C84696" w:rsidRDefault="00C84696"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事件统计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64" name="圆角矩形 4"/>
                                      <wps:cNvSpPr/>
                                      <wps:spPr>
                                        <a:xfrm>
                                          <a:off x="11690" y="11260"/>
                                          <a:ext cx="1115" cy="484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2C079F08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心率图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65" name="圆角矩形 4"/>
                                      <wps:cNvSpPr/>
                                      <wps:spPr>
                                        <a:xfrm>
                                          <a:off x="11563" y="9643"/>
                                          <a:ext cx="1452" cy="484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7D06A843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事件列表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66" name="圆角矩形 4"/>
                                      <wps:cNvSpPr/>
                                      <wps:spPr>
                                        <a:xfrm>
                                          <a:off x="11528" y="10192"/>
                                          <a:ext cx="1512" cy="484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5B0DDF24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事件心电图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67" name="圆角矩形 4"/>
                                      <wps:cNvSpPr/>
                                      <wps:spPr>
                                        <a:xfrm>
                                          <a:off x="11696" y="10726"/>
                                          <a:ext cx="1120" cy="484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2196BD0D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心电图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</wpg:grpSp>
                                  <wpg:grpSp>
                                    <wpg:cNvPr id="168" name="组合 29"/>
                                    <wpg:cNvGrpSpPr/>
                                    <wpg:grpSpPr>
                                      <a:xfrm>
                                        <a:off x="11295" y="10527"/>
                                        <a:ext cx="1573" cy="3129"/>
                                        <a:chOff x="11100" y="10470"/>
                                        <a:chExt cx="1573" cy="3338"/>
                                      </a:xfrm>
                                    </wpg:grpSpPr>
                                    <wps:wsp>
                                      <wps:cNvPr id="169" name="文本框 46"/>
                                      <wps:cNvSpPr txBox="1"/>
                                      <wps:spPr>
                                        <a:xfrm>
                                          <a:off x="11100" y="10470"/>
                                          <a:ext cx="1573" cy="3338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61062C29" w14:textId="77777777" w:rsidR="00C84696" w:rsidRDefault="00C84696"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报告编辑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70" name="圆角矩形 5"/>
                                      <wps:cNvSpPr/>
                                      <wps:spPr>
                                        <a:xfrm>
                                          <a:off x="11182" y="11164"/>
                                          <a:ext cx="1263" cy="502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68FA779C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rFonts w:eastAsiaTheme="minorEastAsia"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总结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71" name="圆角矩形 5"/>
                                      <wps:cNvSpPr/>
                                      <wps:spPr>
                                        <a:xfrm>
                                          <a:off x="11153" y="11964"/>
                                          <a:ext cx="1263" cy="502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1079B068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rFonts w:eastAsiaTheme="minorEastAsia"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小时汇总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</wpg:grpSp>
                                  <wpg:grpSp>
                                    <wpg:cNvPr id="172" name="组合 33"/>
                                    <wpg:cNvGrpSpPr/>
                                    <wpg:grpSpPr>
                                      <a:xfrm>
                                        <a:off x="9517" y="10523"/>
                                        <a:ext cx="1572" cy="3138"/>
                                        <a:chOff x="9309" y="10453"/>
                                        <a:chExt cx="1572" cy="3336"/>
                                      </a:xfrm>
                                    </wpg:grpSpPr>
                                    <wps:wsp>
                                      <wps:cNvPr id="173" name="文本框 88"/>
                                      <wps:cNvSpPr txBox="1"/>
                                      <wps:spPr>
                                        <a:xfrm>
                                          <a:off x="9309" y="10453"/>
                                          <a:ext cx="1573" cy="3337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2057E342" w14:textId="77777777" w:rsidR="00C84696" w:rsidRDefault="00C84696"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页扫描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74" name="圆角矩形 5"/>
                                      <wps:cNvSpPr/>
                                      <wps:spPr>
                                        <a:xfrm>
                                          <a:off x="9465" y="11174"/>
                                          <a:ext cx="1263" cy="502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55AF7ABB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rFonts w:eastAsiaTheme="minorEastAsia"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心率图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75" name="圆角矩形 5"/>
                                      <wps:cNvSpPr/>
                                      <wps:spPr>
                                        <a:xfrm>
                                          <a:off x="9451" y="11924"/>
                                          <a:ext cx="1263" cy="502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6881E1E7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rFonts w:eastAsiaTheme="minorEastAsia"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心电放大图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76" name="圆角矩形 5"/>
                                      <wps:cNvSpPr/>
                                      <wps:spPr>
                                        <a:xfrm>
                                          <a:off x="9407" y="12618"/>
                                          <a:ext cx="1263" cy="487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26AAAAF9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rFonts w:eastAsiaTheme="minorEastAsia"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心电图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</wpg:grpSp>
                                  <wpg:grpSp>
                                    <wpg:cNvPr id="177" name="组合 34"/>
                                    <wpg:cNvGrpSpPr/>
                                    <wpg:grpSpPr>
                                      <a:xfrm>
                                        <a:off x="6182" y="10520"/>
                                        <a:ext cx="1547" cy="3141"/>
                                        <a:chOff x="6612" y="9245"/>
                                        <a:chExt cx="1547" cy="3141"/>
                                      </a:xfrm>
                                    </wpg:grpSpPr>
                                    <wps:wsp>
                                      <wps:cNvPr id="178" name="文本框 84"/>
                                      <wps:cNvSpPr txBox="1"/>
                                      <wps:spPr>
                                        <a:xfrm>
                                          <a:off x="6612" y="9245"/>
                                          <a:ext cx="1547" cy="3141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31A31253" w14:textId="77777777" w:rsidR="00C84696" w:rsidRDefault="00C84696"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HRV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g:grpSp>
                                      <wpg:cNvPr id="179" name="组合 18"/>
                                      <wpg:cNvGrpSpPr/>
                                      <wpg:grpSpPr>
                                        <a:xfrm>
                                          <a:off x="6633" y="9847"/>
                                          <a:ext cx="1462" cy="1832"/>
                                          <a:chOff x="6633" y="4489"/>
                                          <a:chExt cx="1462" cy="1832"/>
                                        </a:xfrm>
                                      </wpg:grpSpPr>
                                      <wps:wsp>
                                        <wps:cNvPr id="180" name="圆角矩形 5"/>
                                        <wps:cNvSpPr/>
                                        <wps:spPr>
                                          <a:xfrm>
                                            <a:off x="6633" y="5834"/>
                                            <a:ext cx="1462" cy="487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7030A0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0DFA9928" w14:textId="77777777" w:rsidR="00C84696" w:rsidRDefault="00C84696">
                                              <w:pPr>
                                                <w:textAlignment w:val="baseline"/>
                                                <w:rPr>
                                                  <w:rFonts w:eastAsiaTheme="minorEastAsia"/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8"/>
                                                  <w:szCs w:val="18"/>
                                                </w:rPr>
                                                <w:t>非线性分析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  <wps:wsp>
                                        <wps:cNvPr id="181" name="圆角矩形 4"/>
                                        <wps:cNvSpPr/>
                                        <wps:spPr>
                                          <a:xfrm>
                                            <a:off x="6796" y="4489"/>
                                            <a:ext cx="1271" cy="485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7030A0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4B3F65B2" w14:textId="77777777" w:rsidR="00C84696" w:rsidRDefault="00C84696">
                                              <w:pPr>
                                                <w:textAlignment w:val="baseline"/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inorHAnsi" w:hAnsiTheme="minorBidi" w:hint="eastAsia"/>
                                                  <w:color w:val="000000" w:themeColor="dark1"/>
                                                  <w:kern w:val="24"/>
                                                  <w:sz w:val="18"/>
                                                  <w:szCs w:val="18"/>
                                                </w:rPr>
                                                <w:t>时域分析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  <wps:wsp>
                                        <wps:cNvPr id="182" name="圆角矩形 5"/>
                                        <wps:cNvSpPr/>
                                        <wps:spPr>
                                          <a:xfrm>
                                            <a:off x="6811" y="5118"/>
                                            <a:ext cx="1277" cy="532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7030A0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24ED585C" w14:textId="77777777" w:rsidR="00C84696" w:rsidRDefault="00C84696">
                                              <w:pPr>
                                                <w:textAlignment w:val="baseline"/>
                                                <w:rPr>
                                                  <w:rFonts w:eastAsiaTheme="minorEastAsia"/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8"/>
                                                  <w:szCs w:val="18"/>
                                                </w:rPr>
                                                <w:t>频域分析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</wpg:grpSp>
                                  </wpg:grpSp>
                                  <wpg:grpSp>
                                    <wpg:cNvPr id="183" name="组合 67"/>
                                    <wpg:cNvGrpSpPr/>
                                    <wpg:grpSpPr>
                                      <a:xfrm>
                                        <a:off x="7817" y="10522"/>
                                        <a:ext cx="1573" cy="3141"/>
                                        <a:chOff x="6612" y="9245"/>
                                        <a:chExt cx="1573" cy="3141"/>
                                      </a:xfrm>
                                    </wpg:grpSpPr>
                                    <wps:wsp>
                                      <wps:cNvPr id="184" name="文本框 84"/>
                                      <wps:cNvSpPr txBox="1"/>
                                      <wps:spPr>
                                        <a:xfrm>
                                          <a:off x="6612" y="9245"/>
                                          <a:ext cx="1547" cy="3141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52B37972" w14:textId="77777777" w:rsidR="00C84696" w:rsidRDefault="00C84696">
                                            <w:pPr>
                                              <w:ind w:firstLineChars="100" w:firstLine="210"/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房颤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g:grpSp>
                                      <wpg:cNvPr id="185" name="组合 18"/>
                                      <wpg:cNvGrpSpPr/>
                                      <wpg:grpSpPr>
                                        <a:xfrm>
                                          <a:off x="6650" y="9847"/>
                                          <a:ext cx="1535" cy="1832"/>
                                          <a:chOff x="6650" y="4489"/>
                                          <a:chExt cx="1535" cy="1832"/>
                                        </a:xfrm>
                                      </wpg:grpSpPr>
                                      <wps:wsp>
                                        <wps:cNvPr id="186" name="圆角矩形 5"/>
                                        <wps:cNvSpPr/>
                                        <wps:spPr>
                                          <a:xfrm>
                                            <a:off x="6650" y="5834"/>
                                            <a:ext cx="1535" cy="487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chemeClr val="accent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12F131B8" w14:textId="77777777" w:rsidR="00C84696" w:rsidRDefault="00C84696">
                                              <w:pPr>
                                                <w:textAlignment w:val="baseline"/>
                                                <w:rPr>
                                                  <w:rFonts w:eastAsiaTheme="minorEastAsia"/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8"/>
                                                  <w:szCs w:val="18"/>
                                                </w:rPr>
                                                <w:t>T-RR</w:t>
                                              </w:r>
                                              <w:r>
                                                <w:rPr>
                                                  <w:rFonts w:hint="eastAsia"/>
                                                  <w:sz w:val="18"/>
                                                  <w:szCs w:val="18"/>
                                                </w:rPr>
                                                <w:t>散点图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  <wps:wsp>
                                        <wps:cNvPr id="187" name="圆角矩形 4"/>
                                        <wps:cNvSpPr/>
                                        <wps:spPr>
                                          <a:xfrm>
                                            <a:off x="6796" y="4489"/>
                                            <a:ext cx="1271" cy="485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7030A0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5872C933" w14:textId="77777777" w:rsidR="00C84696" w:rsidRDefault="00C84696">
                                              <w:pPr>
                                                <w:textAlignment w:val="baseline"/>
                                                <w:rPr>
                                                  <w:rFonts w:eastAsiaTheme="minorEastAsia"/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8"/>
                                                  <w:szCs w:val="18"/>
                                                </w:rPr>
                                                <w:t>房颤检测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  <wps:wsp>
                                        <wps:cNvPr id="188" name="圆角矩形 5"/>
                                        <wps:cNvSpPr/>
                                        <wps:spPr>
                                          <a:xfrm>
                                            <a:off x="6811" y="5118"/>
                                            <a:ext cx="1277" cy="532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chemeClr val="accent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05FA3F38" w14:textId="77777777" w:rsidR="00C84696" w:rsidRDefault="00C84696">
                                              <w:pPr>
                                                <w:textAlignment w:val="baseline"/>
                                                <w:rPr>
                                                  <w:rFonts w:eastAsiaTheme="minorEastAsia"/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8"/>
                                                  <w:szCs w:val="18"/>
                                                </w:rPr>
                                                <w:t>密度图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</wpg:grpSp>
                                  </wpg:grpSp>
                                </wpg:grpSp>
                                <wps:wsp>
                                  <wps:cNvPr id="189" name="圆角矩形 4"/>
                                  <wps:cNvSpPr/>
                                  <wps:spPr>
                                    <a:xfrm>
                                      <a:off x="11526" y="8611"/>
                                      <a:ext cx="1263" cy="492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4"/>
                                    </a:lnRef>
                                    <a:fillRef idx="2">
                                      <a:schemeClr val="accent4"/>
                                    </a:fillRef>
                                    <a:effectRef idx="1">
                                      <a:schemeClr val="accent4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F156670" w14:textId="77777777" w:rsidR="00C84696" w:rsidRDefault="00C84696">
                                        <w:pPr>
                                          <w:textAlignment w:val="baseline"/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asciiTheme="minorHAnsi" w:eastAsiaTheme="minorEastAsia" w:hAnsiTheme="minorBidi" w:hint="eastAsia"/>
                                            <w:color w:val="000000" w:themeColor="dark1"/>
                                            <w:kern w:val="24"/>
                                            <w:sz w:val="18"/>
                                            <w:szCs w:val="18"/>
                                          </w:rPr>
                                          <w:t>参数设置</w:t>
                                        </w:r>
                                      </w:p>
                                    </w:txbxContent>
                                  </wps:txbx>
                                  <wps:bodyPr rtlCol="0" anchor="ctr"/>
                                </wps:wsp>
                              </wpg:grpSp>
                              <wps:wsp>
                                <wps:cNvPr id="190" name="圆角矩形 5"/>
                                <wps:cNvSpPr/>
                                <wps:spPr>
                                  <a:xfrm>
                                    <a:off x="6387" y="6379"/>
                                    <a:ext cx="1277" cy="499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rgbClr val="7030A0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4"/>
                                  </a:lnRef>
                                  <a:fillRef idx="2">
                                    <a:schemeClr val="accent4"/>
                                  </a:fillRef>
                                  <a:effectRef idx="1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84A57B3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模板分类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  <wps:wsp>
                                <wps:cNvPr id="191" name="圆角矩形 5"/>
                                <wps:cNvSpPr/>
                                <wps:spPr>
                                  <a:xfrm>
                                    <a:off x="6400" y="7445"/>
                                    <a:ext cx="1277" cy="499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4"/>
                                  </a:lnRef>
                                  <a:fillRef idx="2">
                                    <a:schemeClr val="accent4"/>
                                  </a:fillRef>
                                  <a:effectRef idx="1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C555CB1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8"/>
                                          <w:szCs w:val="18"/>
                                        </w:rPr>
                                        <w:t>Demix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9790033" id="组合 80" o:spid="_x0000_s1026" style="width:439.5pt;height:602.25pt;mso-position-horizontal-relative:char;mso-position-vertical-relative:line" coordorigin="5657,2810" coordsize="10263,12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63" o:spid="_x0000_s1027" type="#_x0000_t32" style="position:absolute;left:10526;top:4860;width:34;height:3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" strokecolor="black [3213]" strokeweight=".5pt">
                  <v:stroke endarrow="open" joinstyle="miter"/>
                </v:shape>
                <v:shape id="直接箭头连接符 111" o:spid="_x0000_s1028" type="#_x0000_t32" style="position:absolute;left:10560;top:6403;width:85;height:4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" strokecolor="black [3213]" strokeweight=".5pt">
                  <v:stroke startarrow="open" endarrow="open" joinstyle="miter"/>
                </v:shape>
                <v:shape id="直接箭头连接符 113" o:spid="_x0000_s1029" type="#_x0000_t32" style="position:absolute;left:14906;top:10318;width:340;height: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" strokecolor="black [3213]" strokeweight=".5pt">
                  <v:stroke startarrow="open" endarrow="open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275" o:spid="_x0000_s1030" type="#_x0000_t34" style="position:absolute;left:6021;top:3219;width:187;height:11514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" adj="64916" strokecolor="black [3213]" strokeweight=".5pt">
                  <v:stroke startarrow="open" endarrow="open"/>
                </v:shape>
                <v:shape id="直接箭头连接符 312" o:spid="_x0000_s1031" type="#_x0000_t32" style="position:absolute;left:5657;top:4325;width:598;height: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" strokecolor="black [3213]" strokeweight=".5pt">
                  <v:stroke startarrow="open" endarrow="open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连接符 1" o:spid="_x0000_s1032" type="#_x0000_t33" style="position:absolute;left:14795;top:4331;width:788;height:166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" strokecolor="black [3213]" strokeweight=".5pt">
                  <v:stroke endarrow="open"/>
                </v:shape>
                <v:shape id="肘形连接符 287" o:spid="_x0000_s1033" type="#_x0000_t33" style="position:absolute;left:9523;top:13820;width:698;height:1129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" strokecolor="black [3213]" strokeweight=".5pt">
                  <v:stroke startarrow="open" endarrow="open"/>
                </v:shape>
                <v:group id="组合 5" o:spid="_x0000_s1034" style="position:absolute;left:5966;top:2810;width:9954;height:12178" coordorigin="5993,2021" coordsize="9954,12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roundrect id="圆角矩形 6" o:spid="_x0000_s1035" style="position:absolute;left:6048;top:13689;width:3286;height:5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" fillcolor="#c45911 [2405]" strokecolor="yellow" strokeweight=".5pt">
                    <v:stroke joinstyle="miter"/>
                    <v:textbox>
                      <w:txbxContent>
                        <w:p w14:paraId="49A1B60F" w14:textId="77777777" w:rsidR="00C84696" w:rsidRDefault="00C84696">
                          <w:pPr>
                            <w:numPr>
                              <w:ilvl w:val="0"/>
                              <w:numId w:val="3"/>
                            </w:numPr>
                            <w:jc w:val="center"/>
                            <w:textAlignment w:val="baseline"/>
                            <w:rPr>
                              <w:szCs w:val="21"/>
                            </w:rPr>
                          </w:pPr>
                          <w:r>
                            <w:rPr>
                              <w:rFonts w:asciiTheme="minorHAnsi" w:eastAsiaTheme="minorEastAsia" w:hAnsiTheme="minorBidi"/>
                              <w:color w:val="000000" w:themeColor="dark1"/>
                              <w:kern w:val="24"/>
                              <w:szCs w:val="21"/>
                            </w:rPr>
                            <w:t>后台</w:t>
                          </w:r>
                          <w:r>
                            <w:rPr>
                              <w:rFonts w:asciiTheme="minorHAnsi" w:eastAsiaTheme="minorEastAsia" w:hAnsiTheme="minorBidi" w:hint="eastAsia"/>
                              <w:color w:val="000000" w:themeColor="dark1"/>
                              <w:kern w:val="24"/>
                              <w:szCs w:val="21"/>
                            </w:rPr>
                            <w:t>API</w:t>
                          </w:r>
                          <w:r>
                            <w:rPr>
                              <w:rFonts w:asciiTheme="minorHAnsi" w:eastAsiaTheme="minorEastAsia" w:hAnsiTheme="minorBidi"/>
                              <w:color w:val="000000" w:themeColor="dark1"/>
                              <w:kern w:val="24"/>
                              <w:szCs w:val="21"/>
                            </w:rPr>
                            <w:t>接口</w:t>
                          </w:r>
                        </w:p>
                      </w:txbxContent>
                    </v:textbox>
                  </v:roundrect>
                  <v:group id="组合 4" o:spid="_x0000_s1036" style="position:absolute;left:5993;top:2021;width:9954;height:11829" coordorigin="5993,2021" coordsize="9954,11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<v:roundrect id="圆角矩形 7" o:spid="_x0000_s1037" style="position:absolute;left:15273;top:5207;width:674;height:86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" fillcolor="#7030a0" strokecolor="#ffc000 [3207]" strokeweight=".5pt">
                      <v:stroke joinstyle="miter"/>
                      <v:textbox>
                        <w:txbxContent>
                          <w:p w14:paraId="44A072AC" w14:textId="77777777" w:rsidR="00C84696" w:rsidRDefault="00C84696">
                            <w:pPr>
                              <w:textAlignment w:val="baseline"/>
                              <w:rPr>
                                <w:sz w:val="36"/>
                              </w:rPr>
                            </w:pPr>
                            <w:r>
                              <w:rPr>
                                <w:rFonts w:asciiTheme="minorHAnsi" w:eastAsiaTheme="minorEastAsia" w:hAnsi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算法接口</w:t>
                            </w:r>
                          </w:p>
                        </w:txbxContent>
                      </v:textbox>
                    </v:roundrect>
                    <v:group id="组合 3" o:spid="_x0000_s1038" style="position:absolute;left:5993;top:2021;width:8940;height:11225" coordorigin="5993,2021" coordsize="8940,1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    <v:roundrect id="圆角矩形 285" o:spid="_x0000_s1039" style="position:absolute;left:8102;top:4413;width:4968;height:12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" fillcolor="yellow" strokecolor="#1f3763 [1604]" strokeweight="1pt">
                        <v:stroke joinstyle="miter"/>
                        <v:textbox>
                          <w:txbxContent>
                            <w:p w14:paraId="68ED8770" w14:textId="77777777" w:rsidR="00C84696" w:rsidRDefault="00C84696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本地文件</w:t>
                              </w:r>
                            </w:p>
                            <w:p w14:paraId="7B71B7DD" w14:textId="77777777" w:rsidR="00C84696" w:rsidRDefault="00C84696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提供读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ecg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文件，读写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rlt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文件、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ffg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文件的方法</w:t>
                              </w:r>
                            </w:p>
                          </w:txbxContent>
                        </v:textbox>
                      </v:roundrect>
                      <v:group id="组合 101" o:spid="_x0000_s1040" style="position:absolute;left:6235;top:2021;width:8623;height:2050" coordorigin="6275,4749" coordsize="8623,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      <v:group id="组合 16" o:spid="_x0000_s1041" style="position:absolute;left:6275;top:4749;width:8623;height:1722" coordorigin="6589,2792" coordsize="8623,1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        <v:group id="组合 6" o:spid="_x0000_s1042" style="position:absolute;left:6636;top:3510;width:8540;height:768" coordorigin="6636,3510" coordsize="8540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文本框 92" o:spid="_x0000_s1043" type="#_x0000_t202" style="position:absolute;left:6636;top:3510;width:8540;height: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" fillcolor="#fecf40" strokeweight=".5pt">
                              <v:fill color2="#846c21" focus="100%" type="gradient">
                                <o:fill v:ext="view" type="gradientUnscaled"/>
                              </v:fill>
                              <v:textbox>
                                <w:txbxContent>
                                  <w:p w14:paraId="305F5338" w14:textId="77777777" w:rsidR="00C84696" w:rsidRDefault="00C84696">
                                    <w:pPr>
                                      <w:jc w:val="center"/>
                                      <w:rPr>
                                        <w:rFonts w:eastAsiaTheme="minorEastAsia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props3d w14:extrusionH="0" w14:contourW="0" w14:prstMaterial="clear"/>
                                      </w:rPr>
                                      <w:t>记录列表界面</w:t>
                                    </w:r>
                                  </w:p>
                                </w:txbxContent>
                              </v:textbox>
                            </v:shape>
                            <v:roundrect id="圆角矩形 4" o:spid="_x0000_s1044" style="position:absolute;left:8861;top:3838;width:1304;height:3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" fillcolor="#fecf40" strokecolor="black [3213]" strokeweight=".5pt">
                              <v:fill color2="#846c21" rotate="t" focus="100%" type="gradient">
                                <o:fill v:ext="view" type="gradientUnscaled"/>
                              </v:fill>
                              <v:stroke joinstyle="miter"/>
                              <v:textbox>
                                <w:txbxContent>
                                  <w:p w14:paraId="2B3D3FBF" w14:textId="77777777" w:rsidR="00C84696" w:rsidRDefault="00C84696">
                                    <w:pPr>
                                      <w:textAlignment w:val="baseline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Theme="minorHAnsi" w:hAnsiTheme="minorBidi" w:hint="eastAsia"/>
                                        <w:color w:val="000000" w:themeColor="dark1"/>
                                        <w:kern w:val="24"/>
                                        <w:sz w:val="18"/>
                                        <w:szCs w:val="18"/>
                                      </w:rPr>
                                      <w:t>选择文件</w:t>
                                    </w:r>
                                  </w:p>
                                </w:txbxContent>
                              </v:textbox>
                            </v:roundrect>
                            <v:roundrect id="圆角矩形 4" o:spid="_x0000_s1045" style="position:absolute;left:10415;top:3838;width:1304;height:3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" fillcolor="#c45911 [2405]" strokecolor="black [3213]" strokeweight=".5pt">
                              <v:stroke joinstyle="miter"/>
                              <v:textbox>
                                <w:txbxContent>
                                  <w:p w14:paraId="71317133" w14:textId="77777777" w:rsidR="00C84696" w:rsidRDefault="00C84696">
                                    <w:pPr>
                                      <w:textAlignment w:val="baseline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Theme="minorHAnsi" w:hAnsiTheme="minorBidi" w:hint="eastAsia"/>
                                        <w:color w:val="000000" w:themeColor="dark1"/>
                                        <w:kern w:val="24"/>
                                        <w:sz w:val="18"/>
                                        <w:szCs w:val="18"/>
                                      </w:rPr>
                                      <w:t>上传文件</w:t>
                                    </w:r>
                                  </w:p>
                                </w:txbxContent>
                              </v:textbox>
                            </v:roundrect>
                            <v:roundrect id="圆角矩形 4" o:spid="_x0000_s1046" style="position:absolute;left:11918;top:3835;width:1304;height:3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" fillcolor="#c45911 [2405]" strokecolor="black [3213]" strokeweight=".5pt">
                              <v:stroke joinstyle="miter"/>
                              <v:textbox>
                                <w:txbxContent>
                                  <w:p w14:paraId="0483C67F" w14:textId="77777777" w:rsidR="00C84696" w:rsidRDefault="00C84696">
                                    <w:pPr>
                                      <w:textAlignment w:val="baseline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Theme="minorHAnsi" w:hAnsiTheme="minorBidi" w:hint="eastAsia"/>
                                        <w:color w:val="000000" w:themeColor="dark1"/>
                                        <w:kern w:val="24"/>
                                        <w:sz w:val="18"/>
                                        <w:szCs w:val="18"/>
                                      </w:rPr>
                                      <w:t>查找</w:t>
                                    </w:r>
                                  </w:p>
                                </w:txbxContent>
                              </v:textbox>
                            </v:roundrect>
                            <v:roundrect id="圆角矩形 4" o:spid="_x0000_s1047" style="position:absolute;left:7259;top:3838;width:1304;height:36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" fillcolor="#c45911 [2405]" strokecolor="black [3213]" strokeweight=".5pt">
                              <v:stroke joinstyle="miter"/>
                              <v:textbox>
                                <w:txbxContent>
                                  <w:p w14:paraId="519B9FCD" w14:textId="77777777" w:rsidR="00C84696" w:rsidRDefault="00C84696">
                                    <w:pPr>
                                      <w:textAlignment w:val="baseline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Theme="minorHAnsi" w:hAnsiTheme="minorBidi" w:hint="eastAsia"/>
                                        <w:color w:val="000000" w:themeColor="dark1"/>
                                        <w:kern w:val="24"/>
                                        <w:sz w:val="18"/>
                                        <w:szCs w:val="18"/>
                                      </w:rPr>
                                      <w:t>下载文件</w:t>
                                    </w:r>
                                  </w:p>
                                </w:txbxContent>
                              </v:textbox>
                            </v:roundrect>
                          </v:group>
                          <v:roundrect id="圆角矩形 1" o:spid="_x0000_s1048" style="position:absolute;left:6589;top:2792;width:8623;height:59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" fillcolor="#70ad47 [3209]" strokecolor="#ffc000 [3207]" strokeweight=".5pt">
                            <v:stroke joinstyle="miter"/>
                            <v:textbox>
                              <w:txbxContent>
                                <w:p w14:paraId="70236FEC" w14:textId="77777777" w:rsidR="00C84696" w:rsidRDefault="00C84696">
                                  <w:pPr>
                                    <w:jc w:val="center"/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props3d w14:extrusionH="0" w14:contourW="0" w14:prstMaterial="clear"/>
                                    </w:rPr>
                                    <w:t>医生登录</w:t>
                                  </w:r>
                                </w:p>
                              </w:txbxContent>
                            </v:textbox>
                          </v:roundrect>
                        </v:group>
                        <v:roundrect id="圆角矩形 4" o:spid="_x0000_s1049" style="position:absolute;left:13081;top:5971;width:1304;height:4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" fillcolor="#c45911 [2405]" strokecolor="black [3213]" strokeweight=".5pt">
                          <v:stroke joinstyle="miter"/>
                          <v:textbox>
                            <w:txbxContent>
                              <w:p w14:paraId="78D7D84E" w14:textId="77777777" w:rsidR="00C84696" w:rsidRDefault="00C84696">
                                <w:pPr>
                                  <w:textAlignment w:val="baseline"/>
                                  <w:rPr>
                                    <w:rFonts w:eastAsiaTheme="minorEastAs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设置参数</w:t>
                                </w:r>
                              </w:p>
                            </w:txbxContent>
                          </v:textbox>
                        </v:roundrect>
                      </v:group>
                      <v:group id="组合 109" o:spid="_x0000_s1050" style="position:absolute;left:5993;top:5817;width:8940;height:7429" coordorigin="5993,5635" coordsize="8940,7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      <v:group id="组合 104" o:spid="_x0000_s1051" style="position:absolute;left:5993;top:5635;width:8940;height:7429" coordorigin="5993,5635" coordsize="8940,7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        <v:group id="组合 100" o:spid="_x0000_s1052" style="position:absolute;left:5993;top:5635;width:8940;height:7429" coordorigin="5973,6473" coordsize="8940,7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          <v:shape id="文本框 95" o:spid="_x0000_s1053" type="#_x0000_t202" style="position:absolute;left:5973;top:6473;width:8940;height:7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" fillcolor="#b4c6e7 [1300]" strokeweight=".5pt">
                              <v:textbox>
                                <w:txbxContent>
                                  <w:p w14:paraId="09BAD1B0" w14:textId="77777777" w:rsidR="00C84696" w:rsidRDefault="00C84696">
                                    <w:pPr>
                                      <w:jc w:val="center"/>
                                      <w:rPr>
                                        <w:rFonts w:eastAsiaTheme="minorEastAsia"/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props3d w14:extrusionH="0" w14:contourW="0" w14:prstMaterial="clear"/>
                                      </w:rPr>
                                      <w:t>分析界面</w:t>
                                    </w:r>
                                  </w:p>
                                </w:txbxContent>
                              </v:textbox>
                            </v:shape>
                            <v:group id="组合 25" o:spid="_x0000_s1054" style="position:absolute;left:13142;top:10523;width:1509;height:3110" coordorigin="9899,12784" coordsize="1509,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            <v:shape id="文本框 49" o:spid="_x0000_s1055" type="#_x0000_t202" style="position:absolute;left:9899;top:12784;width:1509;height:3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" fillcolor="#4472c4 [3204]" strokeweight=".5pt">
                                <v:textbox>
                                  <w:txbxContent>
                                    <w:p w14:paraId="73F53E09" w14:textId="77777777" w:rsidR="00C84696" w:rsidRDefault="00C84696"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生成报告</w:t>
                                      </w:r>
                                    </w:p>
                                  </w:txbxContent>
                                </v:textbox>
                              </v:shape>
                              <v:roundrect id="圆角矩形 5" o:spid="_x0000_s1056" style="position:absolute;left:10007;top:13304;width:1263;height:4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" fillcolor="#c45911 [2405]" strokecolor="black [3213]" strokeweight=".5pt">
                                <v:stroke joinstyle="miter"/>
                                <v:textbox>
                                  <w:txbxContent>
                                    <w:p w14:paraId="7283C681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模板编辑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5" o:spid="_x0000_s1057" style="position:absolute;left:9994;top:13848;width:1253;height:5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0A1C063E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生成报告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5" o:spid="_x0000_s1058" style="position:absolute;left:9993;top:14527;width:1263;height:50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" fillcolor="#c45911 [2405]" strokecolor="black [3213]" strokeweight=".5pt">
                                <v:stroke joinstyle="miter"/>
                                <v:textbox>
                                  <w:txbxContent>
                                    <w:p w14:paraId="5A3F88C4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上传报告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group id="组合 24" o:spid="_x0000_s1059" style="position:absolute;left:7854;top:6936;width:1445;height:3154" coordorigin="9899,9269" coordsize="1433,3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            <v:shape id="文本框 76" o:spid="_x0000_s1060" type="#_x0000_t202" style="position:absolute;left:9899;top:9269;width:143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" fillcolor="#4472c4 [3204]" strokeweight=".5pt">
                                <v:textbox>
                                  <w:txbxContent>
                                    <w:p w14:paraId="67EFAEE1" w14:textId="77777777" w:rsidR="00C84696" w:rsidRDefault="00C84696"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患者信息</w:t>
                                      </w:r>
                                    </w:p>
                                  </w:txbxContent>
                                </v:textbox>
                              </v:shape>
                              <v:roundrect id="圆角矩形 4" o:spid="_x0000_s1061" style="position:absolute;left:10011;top:11542;width:1253;height:4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" fillcolor="#c45911 [2405]" strokecolor="black [3213]" strokeweight=".5pt">
                                <v:stroke joinstyle="miter"/>
                                <v:textbox>
                                  <w:txbxContent>
                                    <w:p w14:paraId="6A56ADFE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参数设置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5" o:spid="_x0000_s1062" style="position:absolute;left:9948;top:9887;width:1312;height:4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" fillcolor="#7030a0" strokecolor="black [3213]" strokeweight=".5pt">
                                <v:stroke joinstyle="miter"/>
                                <v:textbox>
                                  <w:txbxContent>
                                    <w:p w14:paraId="577BAB05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Bidi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重新分析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group id="_x0000_s1063" style="position:absolute;left:6178;top:6755;width:1547;height:3678" coordorigin="6612,9062" coordsize="1547,3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              <v:shape id="文本框 84" o:spid="_x0000_s1064" type="#_x0000_t202" style="position:absolute;left:6612;top:9062;width:1547;height:3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" fillcolor="#4472c4 [3204]" strokeweight=".5pt">
                                <v:textbox>
                                  <w:txbxContent>
                                    <w:p w14:paraId="0D1BE48A" w14:textId="77777777" w:rsidR="00C84696" w:rsidRDefault="00C84696"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编辑模板</w:t>
                                      </w:r>
                                    </w:p>
                                  </w:txbxContent>
                                </v:textbox>
                              </v:shape>
                              <v:group id="组合 18" o:spid="_x0000_s1065" style="position:absolute;left:6629;top:10060;width:1470;height:2538" coordorigin="6629,4702" coordsize="1470,2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              <v:roundrect id="圆角矩形 5" o:spid="_x0000_s1066" style="position:absolute;left:6802;top:5774;width:1293;height:4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" fillcolor="#4472c4 [3204]" strokecolor="black [3213]" strokeweight=".5pt">
                                  <v:stroke joinstyle="miter"/>
                                  <v:textbox>
                                    <w:txbxContent>
                                      <w:p w14:paraId="07BB8E10" w14:textId="77777777" w:rsidR="00C84696" w:rsidRDefault="00C84696">
                                        <w:pPr>
                                          <w:textAlignment w:val="baseline"/>
                                          <w:rPr>
                                            <w:rFonts w:eastAsiaTheme="minorEastAsia"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8"/>
                                            <w:szCs w:val="18"/>
                                          </w:rPr>
                                          <w:t>散点图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圆角矩形 4" o:spid="_x0000_s1067" style="position:absolute;left:6629;top:6764;width:1469;height:47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" fillcolor="#c45911 [2405]" strokecolor="black [3213]" strokeweight=".5pt">
                                  <v:stroke joinstyle="miter"/>
                                  <v:textbox>
                                    <w:txbxContent>
                                      <w:p w14:paraId="53A62BDF" w14:textId="77777777" w:rsidR="00C84696" w:rsidRDefault="00C84696">
                                        <w:pPr>
                                          <w:textAlignment w:val="baseline"/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asciiTheme="minorHAnsi" w:hAnsiTheme="minorBidi" w:hint="eastAsia"/>
                                            <w:color w:val="000000" w:themeColor="dark1"/>
                                            <w:kern w:val="24"/>
                                            <w:sz w:val="18"/>
                                            <w:szCs w:val="18"/>
                                          </w:rPr>
                                          <w:t>室上性设置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圆角矩形 5" o:spid="_x0000_s1068" style="position:absolute;left:6798;top:4702;width:1277;height:4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" fillcolor="#4472c4 [3204]" strokecolor="black [3213]" strokeweight=".5pt">
                                  <v:stroke joinstyle="miter"/>
                                  <v:textbox>
                                    <w:txbxContent>
                                      <w:p w14:paraId="616D4B71" w14:textId="77777777" w:rsidR="00C84696" w:rsidRDefault="00C84696">
                                        <w:pPr>
                                          <w:textAlignment w:val="baseline"/>
                                          <w:rPr>
                                            <w:rFonts w:eastAsiaTheme="minorEastAsia"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asciiTheme="minorHAnsi" w:hAnsiTheme="minorBidi" w:hint="eastAsia"/>
                                            <w:color w:val="000000" w:themeColor="dark1"/>
                                            <w:kern w:val="24"/>
                                            <w:sz w:val="18"/>
                                            <w:szCs w:val="18"/>
                                          </w:rPr>
                                          <w:t>详细模板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圆角矩形 5" o:spid="_x0000_s1069" style="position:absolute;left:6807;top:6269;width:1292;height:4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" fillcolor="#4472c4 [3204]" strokecolor="black [3213]" strokeweight=".5pt">
                                  <v:stroke joinstyle="miter"/>
                                  <v:textbox>
                                    <w:txbxContent>
                                      <w:p w14:paraId="744E3DE1" w14:textId="77777777" w:rsidR="00C84696" w:rsidRDefault="00C84696">
                                        <w:pPr>
                                          <w:textAlignment w:val="baseline"/>
                                          <w:rPr>
                                            <w:rFonts w:eastAsiaTheme="minorEastAsia"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asciiTheme="minorHAnsi" w:hAnsiTheme="minorBidi" w:hint="eastAsia"/>
                                            <w:color w:val="000000" w:themeColor="dark1"/>
                                            <w:kern w:val="24"/>
                                            <w:sz w:val="18"/>
                                            <w:szCs w:val="18"/>
                                          </w:rPr>
                                          <w:t>心电图</w:t>
                                        </w:r>
                                      </w:p>
                                    </w:txbxContent>
                                  </v:textbox>
                                </v:roundrect>
                              </v:group>
                            </v:group>
                            <v:group id="组合 22" o:spid="_x0000_s1070" style="position:absolute;left:13010;top:6891;width:1694;height:3183" coordorigin="12931,9199" coordsize="1694,3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6t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fAaPZ8IFcvULAAD//wMAUEsBAi0AFAAGAAgAAAAhANvh9svuAAAAhQEAABMAAAAAAAAAAAAA&#10;AAAAAAAAAFtDb250ZW50X1R5cGVzXS54bWxQSwECLQAUAAYACAAAACEAWvQsW78AAAAVAQAACwAA&#10;AAAAAAAAAAAAAAAfAQAAX3JlbHMvLnJlbHNQSwECLQAUAAYACAAAACEAx+mOrcMAAADcAAAADwAA&#10;AAAAAAAAAAAAAAAHAgAAZHJzL2Rvd25yZXYueG1sUEsFBgAAAAADAAMAtwAAAPcCAAAAAA==&#10;">
                              <v:shape id="文本框 87" o:spid="_x0000_s1071" type="#_x0000_t202" style="position:absolute;left:12931;top:9199;width:1694;height:3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" fillcolor="#4472c4 [3204]" strokeweight=".5pt">
                                <v:textbox>
                                  <w:txbxContent>
                                    <w:p w14:paraId="68B820EB" w14:textId="77777777" w:rsidR="00C84696" w:rsidRDefault="00C84696"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片段图编辑</w:t>
                                      </w:r>
                                    </w:p>
                                  </w:txbxContent>
                                </v:textbox>
                              </v:shape>
                              <v:roundrect id="圆角矩形 4" o:spid="_x0000_s1072" style="position:absolute;left:13271;top:9867;width:1086;height:4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0F7172C0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片段图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4" o:spid="_x0000_s1073" style="position:absolute;left:13285;top:10604;width:1086;height:4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3E2D8C07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心电图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group id="组合 26" o:spid="_x0000_s1074" style="position:absolute;left:9568;top:6910;width:1464;height:3159" coordorigin="5883,9244" coordsize="1464,3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          <v:shape id="文本框 79" o:spid="_x0000_s1075" type="#_x0000_t202" style="position:absolute;left:5883;top:9244;width:1464;height:3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" fillcolor="#4472c4 [3204]" strokeweight=".5pt">
                                <v:textbox>
                                  <w:txbxContent>
                                    <w:p w14:paraId="776B77F9" w14:textId="77777777" w:rsidR="00C84696" w:rsidRDefault="00C84696"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ST</w:t>
                                      </w:r>
                                    </w:p>
                                  </w:txbxContent>
                                </v:textbox>
                              </v:shape>
                              <v:roundrect id="圆角矩形 4" o:spid="_x0000_s1076" style="position:absolute;left:6119;top:10828;width:1035;height:48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20F8B5FB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心电图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4" o:spid="_x0000_s1077" style="position:absolute;left:6083;top:10259;width:1047;height:51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42C5196E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心率图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4" o:spid="_x0000_s1078" style="position:absolute;left:6081;top:9737;width:1060;height:4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" fillcolor="#7030a0" strokecolor="black [3213]" strokeweight=".5pt">
                                <v:stroke joinstyle="miter"/>
                                <v:textbox>
                                  <w:txbxContent>
                                    <w:p w14:paraId="0E82E2EF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ST</w:t>
                                      </w: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图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group id="组合 23" o:spid="_x0000_s1079" style="position:absolute;left:11256;top:6899;width:1633;height:3170" coordorigin="11440,9247" coordsize="1633,3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            <v:shape id="文本框 75" o:spid="_x0000_s1080" type="#_x0000_t202" style="position:absolute;left:11440;top:9247;width:1633;height:3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" fillcolor="#4472c4 [3204]" strokeweight=".5pt">
                                <v:textbox>
                                  <w:txbxContent>
                                    <w:p w14:paraId="546E5ECF" w14:textId="77777777" w:rsidR="00C84696" w:rsidRDefault="00C84696"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事件统计</w:t>
                                      </w:r>
                                    </w:p>
                                  </w:txbxContent>
                                </v:textbox>
                              </v:shape>
                              <v:roundrect id="圆角矩形 4" o:spid="_x0000_s1081" style="position:absolute;left:11690;top:11260;width:1115;height:4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2C079F08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心率图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4" o:spid="_x0000_s1082" style="position:absolute;left:11563;top:9643;width:1452;height:4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" fillcolor="#7030a0" strokecolor="black [3213]" strokeweight=".5pt">
                                <v:stroke joinstyle="miter"/>
                                <v:textbox>
                                  <w:txbxContent>
                                    <w:p w14:paraId="7D06A843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事件列表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4" o:spid="_x0000_s1083" style="position:absolute;left:11528;top:10192;width:1512;height:4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5B0DDF24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事件心电图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4" o:spid="_x0000_s1084" style="position:absolute;left:11696;top:10726;width:1120;height:4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2196BD0D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心电图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group id="组合 29" o:spid="_x0000_s1085" style="position:absolute;left:11295;top:10527;width:1573;height:3129" coordorigin="11100,10470" coordsize="1573,3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            <v:shape id="文本框 46" o:spid="_x0000_s1086" type="#_x0000_t202" style="position:absolute;left:11100;top:10470;width:1573;height:3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" fillcolor="#4472c4 [3204]" strokeweight=".5pt">
                                <v:textbox>
                                  <w:txbxContent>
                                    <w:p w14:paraId="61062C29" w14:textId="77777777" w:rsidR="00C84696" w:rsidRDefault="00C84696"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报告编辑</w:t>
                                      </w:r>
                                    </w:p>
                                  </w:txbxContent>
                                </v:textbox>
                              </v:shape>
                              <v:roundrect id="圆角矩形 5" o:spid="_x0000_s1087" style="position:absolute;left:11182;top:11164;width:1263;height:50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68FA779C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总结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5" o:spid="_x0000_s1088" style="position:absolute;left:11153;top:11964;width:1263;height:50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1079B068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小时汇总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group id="组合 33" o:spid="_x0000_s1089" style="position:absolute;left:9517;top:10523;width:1572;height:3138" coordorigin="9309,10453" coordsize="1572,3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              <v:shape id="文本框 88" o:spid="_x0000_s1090" type="#_x0000_t202" style="position:absolute;left:9309;top:10453;width:1573;height:3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" fillcolor="#4472c4 [3204]" strokeweight=".5pt">
                                <v:textbox>
                                  <w:txbxContent>
                                    <w:p w14:paraId="2057E342" w14:textId="77777777" w:rsidR="00C84696" w:rsidRDefault="00C84696"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页扫描</w:t>
                                      </w:r>
                                    </w:p>
                                  </w:txbxContent>
                                </v:textbox>
                              </v:shape>
                              <v:roundrect id="圆角矩形 5" o:spid="_x0000_s1091" style="position:absolute;left:9465;top:11174;width:1263;height:50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55AF7ABB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心率图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5" o:spid="_x0000_s1092" style="position:absolute;left:9451;top:11924;width:1263;height:50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6881E1E7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心电放大图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5" o:spid="_x0000_s1093" style="position:absolute;left:9407;top:12618;width:1263;height:4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26AAAAF9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心电图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group id="组合 34" o:spid="_x0000_s1094" style="position:absolute;left:6182;top:10520;width:1547;height:3141" coordorigin="6612,9245" coordsize="1547,3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            <v:shape id="文本框 84" o:spid="_x0000_s1095" type="#_x0000_t202" style="position:absolute;left:6612;top:9245;width:1547;height:3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" fillcolor="#4472c4 [3204]" strokeweight=".5pt">
                                <v:textbox>
                                  <w:txbxContent>
                                    <w:p w14:paraId="31A31253" w14:textId="77777777" w:rsidR="00C84696" w:rsidRDefault="00C84696"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HRV</w:t>
                                      </w:r>
                                    </w:p>
                                  </w:txbxContent>
                                </v:textbox>
                              </v:shape>
                              <v:group id="组合 18" o:spid="_x0000_s1096" style="position:absolute;left:6633;top:9847;width:1462;height:1832" coordorigin="6633,4489" coordsize="1462,1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              <v:roundrect id="圆角矩形 5" o:spid="_x0000_s1097" style="position:absolute;left:6633;top:5834;width:1462;height:4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" fillcolor="#7030a0" strokecolor="black [3213]" strokeweight=".5pt">
                                  <v:stroke joinstyle="miter"/>
                                  <v:textbox>
                                    <w:txbxContent>
                                      <w:p w14:paraId="0DFA9928" w14:textId="77777777" w:rsidR="00C84696" w:rsidRDefault="00C84696">
                                        <w:pPr>
                                          <w:textAlignment w:val="baseline"/>
                                          <w:rPr>
                                            <w:rFonts w:eastAsiaTheme="minorEastAsia"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8"/>
                                            <w:szCs w:val="18"/>
                                          </w:rPr>
                                          <w:t>非线性分析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圆角矩形 4" o:spid="_x0000_s1098" style="position:absolute;left:6796;top:4489;width:1271;height:48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" fillcolor="#7030a0" strokecolor="black [3213]" strokeweight=".5pt">
                                  <v:stroke joinstyle="miter"/>
                                  <v:textbox>
                                    <w:txbxContent>
                                      <w:p w14:paraId="4B3F65B2" w14:textId="77777777" w:rsidR="00C84696" w:rsidRDefault="00C84696">
                                        <w:pPr>
                                          <w:textAlignment w:val="baseline"/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asciiTheme="minorHAnsi" w:hAnsiTheme="minorBidi" w:hint="eastAsia"/>
                                            <w:color w:val="000000" w:themeColor="dark1"/>
                                            <w:kern w:val="24"/>
                                            <w:sz w:val="18"/>
                                            <w:szCs w:val="18"/>
                                          </w:rPr>
                                          <w:t>时域分析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圆角矩形 5" o:spid="_x0000_s1099" style="position:absolute;left:6811;top:5118;width:1277;height:5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" fillcolor="#7030a0" strokecolor="black [3213]" strokeweight=".5pt">
                                  <v:stroke joinstyle="miter"/>
                                  <v:textbox>
                                    <w:txbxContent>
                                      <w:p w14:paraId="24ED585C" w14:textId="77777777" w:rsidR="00C84696" w:rsidRDefault="00C84696">
                                        <w:pPr>
                                          <w:textAlignment w:val="baseline"/>
                                          <w:rPr>
                                            <w:rFonts w:eastAsiaTheme="minorEastAsia"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8"/>
                                            <w:szCs w:val="18"/>
                                          </w:rPr>
                                          <w:t>频域分析</w:t>
                                        </w:r>
                                      </w:p>
                                    </w:txbxContent>
                                  </v:textbox>
                                </v:roundrect>
                              </v:group>
                            </v:group>
                            <v:group id="组合 67" o:spid="_x0000_s1100" style="position:absolute;left:7817;top:10522;width:1573;height:3141" coordorigin="6612,9245" coordsize="1573,3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            <v:shape id="文本框 84" o:spid="_x0000_s1101" type="#_x0000_t202" style="position:absolute;left:6612;top:9245;width:1547;height:3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" fillcolor="#4472c4 [3204]" strokeweight=".5pt">
                                <v:textbox>
                                  <w:txbxContent>
                                    <w:p w14:paraId="52B37972" w14:textId="77777777" w:rsidR="00C84696" w:rsidRDefault="00C84696">
                                      <w:pPr>
                                        <w:ind w:firstLineChars="100" w:firstLine="210"/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房颤</w:t>
                                      </w:r>
                                    </w:p>
                                  </w:txbxContent>
                                </v:textbox>
                              </v:shape>
                              <v:group id="组合 18" o:spid="_x0000_s1102" style="position:absolute;left:6650;top:9847;width:1535;height:1832" coordorigin="6650,4489" coordsize="1535,1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              <v:roundrect id="圆角矩形 5" o:spid="_x0000_s1103" style="position:absolute;left:6650;top:5834;width:1535;height:4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" fillcolor="#4472c4 [3204]" strokecolor="black [3213]" strokeweight=".5pt">
                                  <v:stroke joinstyle="miter"/>
                                  <v:textbox>
                                    <w:txbxContent>
                                      <w:p w14:paraId="12F131B8" w14:textId="77777777" w:rsidR="00C84696" w:rsidRDefault="00C84696">
                                        <w:pPr>
                                          <w:textAlignment w:val="baseline"/>
                                          <w:rPr>
                                            <w:rFonts w:eastAsiaTheme="minorEastAsia"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8"/>
                                            <w:szCs w:val="18"/>
                                          </w:rPr>
                                          <w:t>T-RR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8"/>
                                            <w:szCs w:val="18"/>
                                          </w:rPr>
                                          <w:t>散点图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圆角矩形 4" o:spid="_x0000_s1104" style="position:absolute;left:6796;top:4489;width:1271;height:48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" fillcolor="#7030a0" strokecolor="black [3213]" strokeweight=".5pt">
                                  <v:stroke joinstyle="miter"/>
                                  <v:textbox>
                                    <w:txbxContent>
                                      <w:p w14:paraId="5872C933" w14:textId="77777777" w:rsidR="00C84696" w:rsidRDefault="00C84696">
                                        <w:pPr>
                                          <w:textAlignment w:val="baseline"/>
                                          <w:rPr>
                                            <w:rFonts w:eastAsiaTheme="minorEastAsia"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8"/>
                                            <w:szCs w:val="18"/>
                                          </w:rPr>
                                          <w:t>房颤检测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圆角矩形 5" o:spid="_x0000_s1105" style="position:absolute;left:6811;top:5118;width:1277;height:5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" fillcolor="#4472c4 [3204]" strokecolor="black [3213]" strokeweight=".5pt">
                                  <v:stroke joinstyle="miter"/>
                                  <v:textbox>
                                    <w:txbxContent>
                                      <w:p w14:paraId="05FA3F38" w14:textId="77777777" w:rsidR="00C84696" w:rsidRDefault="00C84696">
                                        <w:pPr>
                                          <w:textAlignment w:val="baseline"/>
                                          <w:rPr>
                                            <w:rFonts w:eastAsiaTheme="minorEastAsia"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8"/>
                                            <w:szCs w:val="18"/>
                                          </w:rPr>
                                          <w:t>密度图</w:t>
                                        </w:r>
                                      </w:p>
                                    </w:txbxContent>
                                  </v:textbox>
                                </v:roundrect>
                              </v:group>
                            </v:group>
                          </v:group>
                          <v:roundrect id="圆角矩形 4" o:spid="_x0000_s1106" style="position:absolute;left:11526;top:8611;width:1263;height:4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" fillcolor="#c45911 [2405]" strokecolor="black [3213]" strokeweight=".5pt">
                            <v:stroke joinstyle="miter"/>
                            <v:textbox>
                              <w:txbxContent>
                                <w:p w14:paraId="4F156670" w14:textId="77777777" w:rsidR="00C84696" w:rsidRDefault="00C84696">
                                  <w:pPr>
                                    <w:textAlignment w:val="baseline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eastAsiaTheme="minorEastAsia" w:hAnsiTheme="minorBidi" w:hint="eastAsia"/>
                                      <w:color w:val="000000" w:themeColor="dark1"/>
                                      <w:kern w:val="24"/>
                                      <w:sz w:val="18"/>
                                      <w:szCs w:val="18"/>
                                    </w:rPr>
                                    <w:t>参数设置</w:t>
                                  </w:r>
                                </w:p>
                              </w:txbxContent>
                            </v:textbox>
                          </v:roundrect>
                        </v:group>
                        <v:roundrect id="圆角矩形 5" o:spid="_x0000_s1107" style="position:absolute;left:6387;top:6379;width:1277;height:4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" fillcolor="#7030a0" strokecolor="black [3213]" strokeweight=".5pt">
                          <v:stroke joinstyle="miter"/>
                          <v:textbox>
                            <w:txbxContent>
                              <w:p w14:paraId="284A57B3" w14:textId="77777777" w:rsidR="00C84696" w:rsidRDefault="00C84696">
                                <w:pPr>
                                  <w:textAlignment w:val="baseline"/>
                                  <w:rPr>
                                    <w:rFonts w:eastAsiaTheme="minorEastAs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inorHAnsi" w:hAnsiTheme="minorBidi" w:hint="eastAsia"/>
                                    <w:color w:val="000000" w:themeColor="dark1"/>
                                    <w:kern w:val="24"/>
                                    <w:sz w:val="18"/>
                                    <w:szCs w:val="18"/>
                                  </w:rPr>
                                  <w:t>模板分类</w:t>
                                </w:r>
                              </w:p>
                            </w:txbxContent>
                          </v:textbox>
                        </v:roundrect>
                        <v:roundrect id="圆角矩形 5" o:spid="_x0000_s1108" style="position:absolute;left:6400;top:7445;width:1277;height:4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" fillcolor="#4472c4 [3204]" strokecolor="black [3213]" strokeweight=".5pt">
                          <v:stroke joinstyle="miter"/>
                          <v:textbox>
                            <w:txbxContent>
                              <w:p w14:paraId="6C555CB1" w14:textId="77777777" w:rsidR="00C84696" w:rsidRDefault="00C84696">
                                <w:pPr>
                                  <w:textAlignment w:val="baseline"/>
                                  <w:rPr>
                                    <w:rFonts w:eastAsiaTheme="minorEastAs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Demix</w:t>
                                </w:r>
                              </w:p>
                            </w:txbxContent>
                          </v:textbox>
                        </v:roundrect>
                      </v:group>
                    </v:group>
                  </v:group>
                </v:group>
                <w10:anchorlock/>
              </v:group>
            </w:pict>
          </mc:Fallback>
        </mc:AlternateContent>
      </w:r>
    </w:p>
    <w:p w14:paraId="21D1DE46" w14:textId="77777777" w:rsidR="006305F7" w:rsidRDefault="003B5DEF">
      <w:pPr>
        <w:widowControl/>
        <w:adjustRightInd w:val="0"/>
        <w:snapToGrid w:val="0"/>
        <w:spacing w:line="360" w:lineRule="auto"/>
        <w:textAlignment w:val="baseline"/>
        <w:rPr>
          <w:sz w:val="24"/>
        </w:rPr>
      </w:pPr>
      <w:r>
        <w:rPr>
          <w:rFonts w:hint="eastAsia"/>
          <w:sz w:val="24"/>
        </w:rPr>
        <w:t xml:space="preserve">   </w:t>
      </w:r>
    </w:p>
    <w:p w14:paraId="0B48F388" w14:textId="77777777" w:rsidR="006305F7" w:rsidRDefault="006305F7">
      <w:pPr>
        <w:widowControl/>
        <w:adjustRightInd w:val="0"/>
        <w:snapToGrid w:val="0"/>
        <w:spacing w:line="360" w:lineRule="auto"/>
        <w:textAlignment w:val="baseline"/>
        <w:rPr>
          <w:sz w:val="24"/>
        </w:rPr>
      </w:pPr>
    </w:p>
    <w:p w14:paraId="08B3628E" w14:textId="77777777" w:rsidR="006305F7" w:rsidRDefault="003B5DEF">
      <w:pPr>
        <w:widowControl/>
        <w:numPr>
          <w:ilvl w:val="0"/>
          <w:numId w:val="4"/>
        </w:numPr>
        <w:adjustRightInd w:val="0"/>
        <w:snapToGrid w:val="0"/>
        <w:spacing w:line="400" w:lineRule="exact"/>
        <w:textAlignment w:val="baseline"/>
        <w:rPr>
          <w:sz w:val="24"/>
        </w:rPr>
      </w:pPr>
      <w:r>
        <w:rPr>
          <w:rFonts w:hint="eastAsia"/>
          <w:sz w:val="24"/>
        </w:rPr>
        <w:lastRenderedPageBreak/>
        <w:t>组成模块：登录模块、记录列表、患者信息、编辑模板、事件统计、片段图编辑、页扫描、房颤、</w:t>
      </w:r>
      <w:r>
        <w:rPr>
          <w:rFonts w:hint="eastAsia"/>
          <w:sz w:val="24"/>
        </w:rPr>
        <w:t>S</w:t>
      </w:r>
      <w:r>
        <w:rPr>
          <w:sz w:val="24"/>
        </w:rPr>
        <w:t>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H</w:t>
      </w:r>
      <w:r>
        <w:rPr>
          <w:sz w:val="24"/>
        </w:rPr>
        <w:t>RV</w:t>
      </w:r>
      <w:r>
        <w:rPr>
          <w:rFonts w:hint="eastAsia"/>
          <w:sz w:val="24"/>
        </w:rPr>
        <w:t>、直方图、报告编辑、生成报告。</w:t>
      </w:r>
    </w:p>
    <w:p w14:paraId="64D89343" w14:textId="77777777" w:rsidR="006305F7" w:rsidRDefault="006305F7">
      <w:pPr>
        <w:widowControl/>
        <w:numPr>
          <w:ilvl w:val="255"/>
          <w:numId w:val="0"/>
        </w:numPr>
        <w:adjustRightInd w:val="0"/>
        <w:snapToGrid w:val="0"/>
        <w:spacing w:line="400" w:lineRule="exact"/>
        <w:textAlignment w:val="baseline"/>
        <w:rPr>
          <w:sz w:val="24"/>
        </w:rPr>
      </w:pPr>
    </w:p>
    <w:p w14:paraId="63965B96" w14:textId="77777777" w:rsidR="006305F7" w:rsidRDefault="003B5DEF">
      <w:pPr>
        <w:widowControl/>
        <w:numPr>
          <w:ilvl w:val="255"/>
          <w:numId w:val="0"/>
        </w:num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）各模块主要功能：</w:t>
      </w:r>
    </w:p>
    <w:p w14:paraId="1A447910" w14:textId="77777777" w:rsidR="006305F7" w:rsidRDefault="003B5DEF">
      <w:pPr>
        <w:widowControl/>
        <w:numPr>
          <w:ilvl w:val="255"/>
          <w:numId w:val="0"/>
        </w:num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登录模块：验证用户合法性。</w:t>
      </w:r>
    </w:p>
    <w:p w14:paraId="4FE5200C" w14:textId="77777777" w:rsidR="006305F7" w:rsidRDefault="003B5DEF">
      <w:pPr>
        <w:widowControl/>
        <w:numPr>
          <w:ilvl w:val="255"/>
          <w:numId w:val="0"/>
        </w:num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记录列表模块：该模块显示该用户下所有患者记录信息。</w:t>
      </w:r>
    </w:p>
    <w:p w14:paraId="240B3FE8" w14:textId="77777777" w:rsidR="006305F7" w:rsidRDefault="003B5DEF"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患者信息：分析参数设置、重新分析。</w:t>
      </w:r>
    </w:p>
    <w:p w14:paraId="5E9F6F10" w14:textId="77777777" w:rsidR="006305F7" w:rsidRDefault="003B5DEF">
      <w:pPr>
        <w:tabs>
          <w:tab w:val="left" w:pos="1410"/>
        </w:tabs>
        <w:snapToGrid w:val="0"/>
        <w:spacing w:line="400" w:lineRule="exact"/>
        <w:ind w:left="1200" w:hangingChars="500" w:hanging="1200"/>
        <w:rPr>
          <w:sz w:val="24"/>
        </w:rPr>
      </w:pPr>
      <w:r>
        <w:rPr>
          <w:rFonts w:hint="eastAsia"/>
          <w:sz w:val="24"/>
        </w:rPr>
        <w:t>编辑模板：快速浏览一个模板中的所有</w:t>
      </w:r>
      <w:r>
        <w:rPr>
          <w:rFonts w:hint="eastAsia"/>
          <w:sz w:val="24"/>
        </w:rPr>
        <w:t>Q</w:t>
      </w:r>
      <w:r>
        <w:rPr>
          <w:sz w:val="24"/>
        </w:rPr>
        <w:t>RS</w:t>
      </w:r>
      <w:r>
        <w:rPr>
          <w:rFonts w:hint="eastAsia"/>
          <w:sz w:val="24"/>
        </w:rPr>
        <w:t>、改变模板的类型、分类显示、合并子模板、查看放大心电图、</w:t>
      </w:r>
      <w:proofErr w:type="spellStart"/>
      <w:r>
        <w:rPr>
          <w:rFonts w:hint="eastAsia"/>
          <w:sz w:val="24"/>
        </w:rPr>
        <w:t>D</w:t>
      </w:r>
      <w:r>
        <w:rPr>
          <w:sz w:val="24"/>
        </w:rPr>
        <w:t>emix</w:t>
      </w:r>
      <w:proofErr w:type="spellEnd"/>
      <w:r>
        <w:rPr>
          <w:rFonts w:hint="eastAsia"/>
          <w:sz w:val="24"/>
        </w:rPr>
        <w:t>、心搏编辑窗、散点图。</w:t>
      </w:r>
    </w:p>
    <w:p w14:paraId="2574931A" w14:textId="77777777" w:rsidR="006305F7" w:rsidRDefault="003B5DEF">
      <w:pPr>
        <w:tabs>
          <w:tab w:val="left" w:pos="1410"/>
        </w:tabs>
        <w:snapToGrid w:val="0"/>
        <w:spacing w:line="400" w:lineRule="exact"/>
        <w:ind w:left="1200" w:hangingChars="500" w:hanging="1200"/>
        <w:rPr>
          <w:sz w:val="24"/>
        </w:rPr>
      </w:pPr>
      <w:r>
        <w:rPr>
          <w:rFonts w:hint="eastAsia"/>
          <w:sz w:val="24"/>
        </w:rPr>
        <w:t>事件统计：选择某个时间区间发生的事件、按联律（连发）个数选择事件、快速保存心电图片段。</w:t>
      </w:r>
    </w:p>
    <w:p w14:paraId="043C2191" w14:textId="77777777" w:rsidR="006305F7" w:rsidRDefault="003B5DEF"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片段图编辑：浏览片段图、重新设定片段图的标签、删除片段图。</w:t>
      </w:r>
    </w:p>
    <w:p w14:paraId="11E07858" w14:textId="77777777" w:rsidR="006305F7" w:rsidRDefault="003B5DEF"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页扫描：修改心搏类型。</w:t>
      </w:r>
    </w:p>
    <w:p w14:paraId="6B757213" w14:textId="77777777" w:rsidR="006305F7" w:rsidRDefault="003B5DEF"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房颤：检测房颤。</w:t>
      </w:r>
    </w:p>
    <w:p w14:paraId="13A64641" w14:textId="77777777" w:rsidR="006305F7" w:rsidRDefault="003B5DEF"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T</w:t>
      </w:r>
      <w:r>
        <w:rPr>
          <w:rFonts w:hint="eastAsia"/>
          <w:sz w:val="24"/>
        </w:rPr>
        <w:t>：查看</w:t>
      </w:r>
      <w:r>
        <w:rPr>
          <w:rFonts w:hint="eastAsia"/>
          <w:sz w:val="24"/>
        </w:rPr>
        <w:t>S</w:t>
      </w:r>
      <w:r>
        <w:rPr>
          <w:sz w:val="24"/>
        </w:rPr>
        <w:t>T</w:t>
      </w:r>
      <w:r>
        <w:rPr>
          <w:rFonts w:hint="eastAsia"/>
          <w:sz w:val="24"/>
        </w:rPr>
        <w:t>事件。</w:t>
      </w:r>
    </w:p>
    <w:p w14:paraId="6CE1EF1F" w14:textId="77777777" w:rsidR="006305F7" w:rsidRDefault="003B5DEF"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H</w:t>
      </w:r>
      <w:r>
        <w:rPr>
          <w:sz w:val="24"/>
        </w:rPr>
        <w:t>RV</w:t>
      </w:r>
      <w:r>
        <w:rPr>
          <w:rFonts w:hint="eastAsia"/>
          <w:sz w:val="24"/>
        </w:rPr>
        <w:t>：时域分析、频域分析、非线性分析。</w:t>
      </w:r>
    </w:p>
    <w:p w14:paraId="329F6B5A" w14:textId="77777777" w:rsidR="006305F7" w:rsidRDefault="003B5DEF"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直方图：查看间期、间期比、心率直方图。</w:t>
      </w:r>
    </w:p>
    <w:p w14:paraId="28E63589" w14:textId="77777777" w:rsidR="006305F7" w:rsidRDefault="003B5DEF"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报告编辑：查看报告参数。</w:t>
      </w:r>
    </w:p>
    <w:p w14:paraId="22A09A72" w14:textId="77777777" w:rsidR="006305F7" w:rsidRDefault="003B5DEF"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生成报告：编辑分析结论、报告预览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打印。</w:t>
      </w:r>
    </w:p>
    <w:p w14:paraId="0651BA72" w14:textId="77777777" w:rsidR="006305F7" w:rsidRDefault="006305F7">
      <w:pPr>
        <w:tabs>
          <w:tab w:val="left" w:pos="1410"/>
        </w:tabs>
        <w:snapToGrid w:val="0"/>
        <w:spacing w:line="400" w:lineRule="exact"/>
        <w:rPr>
          <w:sz w:val="24"/>
        </w:rPr>
      </w:pPr>
    </w:p>
    <w:p w14:paraId="086A4F48" w14:textId="77777777" w:rsidR="006305F7" w:rsidRDefault="003B5DEF">
      <w:pPr>
        <w:rPr>
          <w:b/>
          <w:bCs/>
          <w:kern w:val="0"/>
          <w:sz w:val="24"/>
        </w:rPr>
      </w:pPr>
      <w:r>
        <w:rPr>
          <w:b/>
          <w:bCs/>
          <w:kern w:val="0"/>
          <w:sz w:val="24"/>
        </w:rPr>
        <w:br w:type="page"/>
      </w:r>
    </w:p>
    <w:p w14:paraId="7170228B" w14:textId="77777777" w:rsidR="006305F7" w:rsidRDefault="003B5DEF">
      <w:pPr>
        <w:pStyle w:val="af1"/>
        <w:ind w:left="902" w:hanging="482"/>
        <w:jc w:val="center"/>
        <w:rPr>
          <w:rFonts w:ascii="Times New Roman" w:cs="Times New Roman"/>
          <w:b/>
          <w:bCs/>
          <w:sz w:val="24"/>
          <w:szCs w:val="24"/>
        </w:rPr>
      </w:pPr>
      <w:r>
        <w:rPr>
          <w:rFonts w:ascii="Times New Roman" w:cs="Times New Roman"/>
          <w:b/>
          <w:bCs/>
          <w:sz w:val="24"/>
          <w:szCs w:val="24"/>
        </w:rPr>
        <w:lastRenderedPageBreak/>
        <w:t>附录</w:t>
      </w:r>
      <w:r>
        <w:rPr>
          <w:rFonts w:ascii="Times New Roman" w:cs="Times New Roman"/>
          <w:b/>
          <w:bCs/>
          <w:sz w:val="24"/>
          <w:szCs w:val="24"/>
        </w:rPr>
        <w:t>2.</w:t>
      </w:r>
      <w:r>
        <w:rPr>
          <w:rFonts w:ascii="Times New Roman" w:cs="Times New Roman"/>
          <w:b/>
          <w:bCs/>
          <w:sz w:val="24"/>
          <w:szCs w:val="24"/>
        </w:rPr>
        <w:t>用户界面关系图及必要注释</w:t>
      </w:r>
    </w:p>
    <w:p w14:paraId="75EA20D5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31FA92C7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74DD9875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742EBB3C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3FD1DB04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70CC09C8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5EA03BFC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442A15FA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1D99F316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360F4F9C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046DEB7E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07EFEFC2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1ACD94AF" w14:textId="77777777" w:rsidR="006305F7" w:rsidRDefault="003B5DEF">
      <w:pPr>
        <w:spacing w:line="460" w:lineRule="exact"/>
        <w:jc w:val="center"/>
      </w:pPr>
      <w:r>
        <w:rPr>
          <w:noProof/>
        </w:rPr>
        <mc:AlternateContent>
          <mc:Choice Requires="wpg">
            <w:drawing>
              <wp:inline distT="0" distB="0" distL="114935" distR="114935" wp14:anchorId="4D3F7BFD" wp14:editId="17847FB7">
                <wp:extent cx="4801235" cy="3595370"/>
                <wp:effectExtent l="6350" t="6350" r="12065" b="17780"/>
                <wp:docPr id="77" name="组合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1235" cy="3595370"/>
                          <a:chOff x="6962" y="71314"/>
                          <a:chExt cx="8287" cy="6417"/>
                        </a:xfrm>
                      </wpg:grpSpPr>
                      <wpg:grpSp>
                        <wpg:cNvPr id="78" name="组合 101"/>
                        <wpg:cNvGrpSpPr/>
                        <wpg:grpSpPr>
                          <a:xfrm>
                            <a:off x="6962" y="71314"/>
                            <a:ext cx="8287" cy="6417"/>
                            <a:chOff x="6962" y="71314"/>
                            <a:chExt cx="8287" cy="6417"/>
                          </a:xfrm>
                        </wpg:grpSpPr>
                        <wps:wsp>
                          <wps:cNvPr id="7" name="矩形: 圆角 34"/>
                          <wps:cNvSpPr/>
                          <wps:spPr>
                            <a:xfrm>
                              <a:off x="11569" y="75673"/>
                              <a:ext cx="620" cy="143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CDFCCF" w14:textId="77777777" w:rsidR="00C84696" w:rsidRDefault="00C84696">
                                <w:r>
                                  <w:rPr>
                                    <w:rFonts w:hint="eastAsia"/>
                                  </w:rPr>
                                  <w:t>S</w:t>
                                </w:r>
                                <w: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8" name="矩形: 圆角 36"/>
                          <wps:cNvSpPr/>
                          <wps:spPr>
                            <a:xfrm>
                              <a:off x="13179" y="75685"/>
                              <a:ext cx="530" cy="143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398D929" w14:textId="77777777" w:rsidR="00C84696" w:rsidRDefault="00C84696">
                                <w:r>
                                  <w:rPr>
                                    <w:rFonts w:hint="eastAsia"/>
                                  </w:rPr>
                                  <w:t>直方图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3" name="矩形: 圆角 37"/>
                          <wps:cNvSpPr/>
                          <wps:spPr>
                            <a:xfrm>
                              <a:off x="13939" y="75669"/>
                              <a:ext cx="530" cy="1734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F8B0984" w14:textId="77777777" w:rsidR="00C84696" w:rsidRDefault="00C84696">
                                <w:r>
                                  <w:rPr>
                                    <w:rFonts w:hint="eastAsia"/>
                                  </w:rPr>
                                  <w:t>报告编辑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4" name="矩形: 圆角 39"/>
                          <wps:cNvSpPr/>
                          <wps:spPr>
                            <a:xfrm>
                              <a:off x="12439" y="75685"/>
                              <a:ext cx="530" cy="143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F39BE5E" w14:textId="77777777" w:rsidR="00C84696" w:rsidRDefault="00C84696">
                                <w:r>
                                  <w:rPr>
                                    <w:rFonts w:hint="eastAsia"/>
                                  </w:rPr>
                                  <w:t>H</w:t>
                                </w:r>
                                <w:r>
                                  <w:t>RV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5" name="矩形: 圆角 40"/>
                          <wps:cNvSpPr/>
                          <wps:spPr>
                            <a:xfrm>
                              <a:off x="14719" y="75663"/>
                              <a:ext cx="530" cy="1746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49B605" w14:textId="77777777" w:rsidR="00C84696" w:rsidRDefault="00C84696">
                                <w:r>
                                  <w:rPr>
                                    <w:rFonts w:hint="eastAsia"/>
                                  </w:rPr>
                                  <w:t>生成报告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79" name="组合 57"/>
                          <wpg:cNvGrpSpPr/>
                          <wpg:grpSpPr>
                            <a:xfrm>
                              <a:off x="7142" y="71314"/>
                              <a:ext cx="7895" cy="4349"/>
                              <a:chOff x="0" y="-30248"/>
                              <a:chExt cx="5013325" cy="2761383"/>
                            </a:xfrm>
                          </wpg:grpSpPr>
                          <wps:wsp>
                            <wps:cNvPr id="28" name="矩形: 圆角 22"/>
                            <wps:cNvSpPr/>
                            <wps:spPr>
                              <a:xfrm>
                                <a:off x="2057400" y="-30248"/>
                                <a:ext cx="977265" cy="342899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4BD93D" w14:textId="77777777" w:rsidR="00C84696" w:rsidRDefault="00C84696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通用计算机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9" name="矩形: 圆角 23"/>
                            <wps:cNvSpPr/>
                            <wps:spPr>
                              <a:xfrm>
                                <a:off x="1638473" y="619699"/>
                                <a:ext cx="1714169" cy="389631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0CAA12" w14:textId="77777777" w:rsidR="00C84696" w:rsidRDefault="00C84696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动态心电分析软件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1" name="矩形: 圆角 24"/>
                            <wps:cNvSpPr/>
                            <wps:spPr>
                              <a:xfrm>
                                <a:off x="1971675" y="1344929"/>
                                <a:ext cx="1126490" cy="350521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F57E82" w14:textId="77777777" w:rsidR="00C84696" w:rsidRDefault="00C84696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软件用户登录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3" name="箭头: 下 41"/>
                            <wps:cNvSpPr/>
                            <wps:spPr>
                              <a:xfrm>
                                <a:off x="2466975" y="342900"/>
                                <a:ext cx="56832" cy="299169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4" name="箭头: 下 42"/>
                            <wps:cNvSpPr/>
                            <wps:spPr>
                              <a:xfrm>
                                <a:off x="2476500" y="1047750"/>
                                <a:ext cx="52387" cy="2971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6" name="直接连接符 44"/>
                            <wps:cNvCnPr/>
                            <wps:spPr>
                              <a:xfrm>
                                <a:off x="9525" y="2513965"/>
                                <a:ext cx="5003800" cy="0"/>
                              </a:xfrm>
                              <a:prstGeom prst="line">
                                <a:avLst/>
                              </a:prstGeom>
                              <a:ln w="317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箭头: 下 51"/>
                            <wps:cNvSpPr/>
                            <wps:spPr>
                              <a:xfrm>
                                <a:off x="2981325" y="2513965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9" name="箭头: 下 52"/>
                            <wps:cNvSpPr/>
                            <wps:spPr>
                              <a:xfrm>
                                <a:off x="3524250" y="2533015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0" name="箭头: 下 53"/>
                            <wps:cNvSpPr/>
                            <wps:spPr>
                              <a:xfrm>
                                <a:off x="3981450" y="2523490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1" name="箭头: 下 54"/>
                            <wps:cNvSpPr/>
                            <wps:spPr>
                              <a:xfrm>
                                <a:off x="4438650" y="2523490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2" name="箭头: 下 56"/>
                            <wps:cNvSpPr/>
                            <wps:spPr>
                              <a:xfrm>
                                <a:off x="4962525" y="2513965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4" name="箭头: 下 45"/>
                            <wps:cNvSpPr/>
                            <wps:spPr>
                              <a:xfrm>
                                <a:off x="2486025" y="2400300"/>
                                <a:ext cx="45720" cy="2971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5" name="箭头: 下 46"/>
                            <wps:cNvSpPr/>
                            <wps:spPr>
                              <a:xfrm>
                                <a:off x="0" y="2505075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6" name="箭头: 下 47"/>
                            <wps:cNvSpPr/>
                            <wps:spPr>
                              <a:xfrm>
                                <a:off x="504825" y="2505075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7" name="箭头: 下 48"/>
                            <wps:cNvSpPr/>
                            <wps:spPr>
                              <a:xfrm>
                                <a:off x="942975" y="2514600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8" name="箭头: 下 49"/>
                            <wps:cNvSpPr/>
                            <wps:spPr>
                              <a:xfrm>
                                <a:off x="1466850" y="2514600"/>
                                <a:ext cx="45085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9" name="箭头: 下 50"/>
                            <wps:cNvSpPr/>
                            <wps:spPr>
                              <a:xfrm>
                                <a:off x="2009775" y="2514600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50" name="矩形: 圆角 25"/>
                          <wps:cNvSpPr/>
                          <wps:spPr>
                            <a:xfrm>
                              <a:off x="6962" y="75693"/>
                              <a:ext cx="530" cy="164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7BA6980" w14:textId="77777777" w:rsidR="00C84696" w:rsidRDefault="00C84696">
                                <w:r>
                                  <w:rPr>
                                    <w:rFonts w:hint="eastAsia"/>
                                  </w:rPr>
                                  <w:t>患者信息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1" name="矩形: 圆角 26"/>
                          <wps:cNvSpPr/>
                          <wps:spPr>
                            <a:xfrm>
                              <a:off x="7692" y="75674"/>
                              <a:ext cx="530" cy="1653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030789A" w14:textId="77777777" w:rsidR="00C84696" w:rsidRDefault="00C84696">
                                <w:r>
                                  <w:rPr>
                                    <w:rFonts w:hint="eastAsia"/>
                                  </w:rPr>
                                  <w:t>编辑模板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2" name="矩形: 圆角 28"/>
                          <wps:cNvSpPr/>
                          <wps:spPr>
                            <a:xfrm>
                              <a:off x="8403" y="75677"/>
                              <a:ext cx="530" cy="164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E1A4B34" w14:textId="77777777" w:rsidR="00C84696" w:rsidRDefault="00C84696">
                                <w:r>
                                  <w:rPr>
                                    <w:rFonts w:hint="eastAsia"/>
                                  </w:rPr>
                                  <w:t>事件统计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3" name="矩形: 圆角 29"/>
                          <wps:cNvSpPr/>
                          <wps:spPr>
                            <a:xfrm>
                              <a:off x="9228" y="75690"/>
                              <a:ext cx="530" cy="204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1993454" w14:textId="77777777" w:rsidR="00C84696" w:rsidRDefault="00C84696">
                                <w:r>
                                  <w:rPr>
                                    <w:rFonts w:hint="eastAsia"/>
                                  </w:rPr>
                                  <w:t>片段图编辑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4" name="矩形: 圆角 31"/>
                          <wps:cNvSpPr/>
                          <wps:spPr>
                            <a:xfrm>
                              <a:off x="10052" y="75673"/>
                              <a:ext cx="530" cy="143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B46B174" w14:textId="77777777" w:rsidR="00C84696" w:rsidRDefault="00C84696">
                                <w:r>
                                  <w:rPr>
                                    <w:rFonts w:hint="eastAsia"/>
                                  </w:rPr>
                                  <w:t>页扫描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6" name="矩形: 圆角 33"/>
                          <wps:cNvSpPr/>
                          <wps:spPr>
                            <a:xfrm>
                              <a:off x="10840" y="75661"/>
                              <a:ext cx="530" cy="143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60268B" w14:textId="77777777" w:rsidR="00C84696" w:rsidRDefault="00C84696">
                                <w:r>
                                  <w:rPr>
                                    <w:rFonts w:hint="eastAsia"/>
                                  </w:rPr>
                                  <w:t>房颤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57" name="矩形: 圆角 24"/>
                        <wps:cNvSpPr/>
                        <wps:spPr>
                          <a:xfrm>
                            <a:off x="10187" y="74470"/>
                            <a:ext cx="1774" cy="591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48F501" w14:textId="77777777" w:rsidR="00C84696" w:rsidRDefault="00C8469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记录列表界面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8" name="箭头: 下 41"/>
                        <wps:cNvSpPr/>
                        <wps:spPr>
                          <a:xfrm>
                            <a:off x="11049" y="74038"/>
                            <a:ext cx="89" cy="471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3F7BFD" id="组合 77" o:spid="_x0000_s1109" style="width:378.05pt;height:283.1pt;mso-position-horizontal-relative:char;mso-position-vertical-relative:line" coordorigin="6962,71314" coordsize="8287,6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">
                <v:group id="组合 101" o:spid="_x0000_s1110" style="position:absolute;left:6962;top:71314;width:8287;height:6417" coordorigin="6962,71314" coordsize="8287,6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roundrect id="矩形: 圆角 34" o:spid="_x0000_s1111" style="position:absolute;left:11569;top:75673;width:620;height:14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" fillcolor="#4472c4 [3204]" strokecolor="#1f3763 [1604]" strokeweight="1pt">
                    <v:stroke joinstyle="miter"/>
                    <v:textbox>
                      <w:txbxContent>
                        <w:p w14:paraId="40CDFCCF" w14:textId="77777777" w:rsidR="00C84696" w:rsidRDefault="00C84696">
                          <w:r>
                            <w:rPr>
                              <w:rFonts w:hint="eastAsia"/>
                            </w:rPr>
                            <w:t>S</w:t>
                          </w:r>
                          <w:r>
                            <w:t>T</w:t>
                          </w:r>
                        </w:p>
                      </w:txbxContent>
                    </v:textbox>
                  </v:roundrect>
                  <v:roundrect id="矩形: 圆角 36" o:spid="_x0000_s1112" style="position:absolute;left:13179;top:75685;width:530;height:14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" fillcolor="#4472c4 [3204]" strokecolor="#1f3763 [1604]" strokeweight="1pt">
                    <v:stroke joinstyle="miter"/>
                    <v:textbox>
                      <w:txbxContent>
                        <w:p w14:paraId="4398D929" w14:textId="77777777" w:rsidR="00C84696" w:rsidRDefault="00C84696">
                          <w:r>
                            <w:rPr>
                              <w:rFonts w:hint="eastAsia"/>
                            </w:rPr>
                            <w:t>直方图</w:t>
                          </w:r>
                        </w:p>
                      </w:txbxContent>
                    </v:textbox>
                  </v:roundrect>
                  <v:roundrect id="矩形: 圆角 37" o:spid="_x0000_s1113" style="position:absolute;left:13939;top:75669;width:530;height:17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" fillcolor="#4472c4 [3204]" strokecolor="#1f3763 [1604]" strokeweight="1pt">
                    <v:stroke joinstyle="miter"/>
                    <v:textbox>
                      <w:txbxContent>
                        <w:p w14:paraId="2F8B0984" w14:textId="77777777" w:rsidR="00C84696" w:rsidRDefault="00C84696">
                          <w:r>
                            <w:rPr>
                              <w:rFonts w:hint="eastAsia"/>
                            </w:rPr>
                            <w:t>报告编辑</w:t>
                          </w:r>
                        </w:p>
                      </w:txbxContent>
                    </v:textbox>
                  </v:roundrect>
                  <v:roundrect id="矩形: 圆角 39" o:spid="_x0000_s1114" style="position:absolute;left:12439;top:75685;width:530;height:14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" fillcolor="#4472c4 [3204]" strokecolor="#1f3763 [1604]" strokeweight="1pt">
                    <v:stroke joinstyle="miter"/>
                    <v:textbox>
                      <w:txbxContent>
                        <w:p w14:paraId="5F39BE5E" w14:textId="77777777" w:rsidR="00C84696" w:rsidRDefault="00C84696">
                          <w:r>
                            <w:rPr>
                              <w:rFonts w:hint="eastAsia"/>
                            </w:rPr>
                            <w:t>H</w:t>
                          </w:r>
                          <w:r>
                            <w:t>RV</w:t>
                          </w:r>
                        </w:p>
                      </w:txbxContent>
                    </v:textbox>
                  </v:roundrect>
                  <v:roundrect id="矩形: 圆角 40" o:spid="_x0000_s1115" style="position:absolute;left:14719;top:75663;width:530;height:17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" fillcolor="#4472c4 [3204]" strokecolor="#1f3763 [1604]" strokeweight="1pt">
                    <v:stroke joinstyle="miter"/>
                    <v:textbox>
                      <w:txbxContent>
                        <w:p w14:paraId="5B49B605" w14:textId="77777777" w:rsidR="00C84696" w:rsidRDefault="00C84696">
                          <w:r>
                            <w:rPr>
                              <w:rFonts w:hint="eastAsia"/>
                            </w:rPr>
                            <w:t>生成报告</w:t>
                          </w:r>
                        </w:p>
                      </w:txbxContent>
                    </v:textbox>
                  </v:roundrect>
                  <v:group id="组合 57" o:spid="_x0000_s1116" style="position:absolute;left:7142;top:71314;width:7895;height:4349" coordorigin=",-302" coordsize="50133,27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roundrect id="矩形: 圆角 22" o:spid="_x0000_s1117" style="position:absolute;left:20574;top:-302;width:9772;height:34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" fillcolor="#4472c4 [3204]" strokecolor="#1f3763 [1604]" strokeweight="1pt">
                      <v:stroke joinstyle="miter"/>
                      <v:textbox>
                        <w:txbxContent>
                          <w:p w14:paraId="124BD93D" w14:textId="77777777" w:rsidR="00C84696" w:rsidRDefault="00C8469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通用计算机</w:t>
                            </w:r>
                          </w:p>
                        </w:txbxContent>
                      </v:textbox>
                    </v:roundrect>
                    <v:roundrect id="矩形: 圆角 23" o:spid="_x0000_s1118" style="position:absolute;left:16384;top:6196;width:17142;height:389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" fillcolor="#4472c4 [3204]" strokecolor="#1f3763 [1604]" strokeweight="1pt">
                      <v:stroke joinstyle="miter"/>
                      <v:textbox>
                        <w:txbxContent>
                          <w:p w14:paraId="440CAA12" w14:textId="77777777" w:rsidR="00C84696" w:rsidRDefault="00C8469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动态心电分析软件</w:t>
                            </w:r>
                          </w:p>
                        </w:txbxContent>
                      </v:textbox>
                    </v:roundrect>
                    <v:roundrect id="矩形: 圆角 24" o:spid="_x0000_s1119" style="position:absolute;left:19716;top:13449;width:11265;height:350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" fillcolor="#4472c4 [3204]" strokecolor="#1f3763 [1604]" strokeweight="1pt">
                      <v:stroke joinstyle="miter"/>
                      <v:textbox>
                        <w:txbxContent>
                          <w:p w14:paraId="0FF57E82" w14:textId="77777777" w:rsidR="00C84696" w:rsidRDefault="00C8469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软件用户登录</w:t>
                            </w:r>
                          </w:p>
                        </w:txbxContent>
                      </v:textbox>
                    </v:roundrect>
                    <v:shapetype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箭头: 下 41" o:spid="_x0000_s1120" type="#_x0000_t67" style="position:absolute;left:24669;top:3429;width:569;height:2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" adj="19548" fillcolor="#4472c4 [3204]" strokecolor="#1f3763 [1604]" strokeweight="1pt"/>
                    <v:shape id="箭头: 下 42" o:spid="_x0000_s1121" type="#_x0000_t67" style="position:absolute;left:24765;top:10477;width:523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" adj="19696" fillcolor="#4472c4 [3204]" strokecolor="#1f3763 [1604]" strokeweight="1pt"/>
                    <v:line id="直接连接符 44" o:spid="_x0000_s1122" style="position:absolute;visibility:visible;mso-wrap-style:square" from="95,25139" to="50133,25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" strokecolor="#4472c4 [3204]" strokeweight="2.5pt">
                      <v:stroke joinstyle="miter"/>
                    </v:line>
                    <v:shape id="箭头: 下 51" o:spid="_x0000_s1123" type="#_x0000_t67" style="position:absolute;left:29813;top:25139;width:457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" adj="19108" fillcolor="#4472c4 [3204]" strokecolor="#1f3763 [1604]" strokeweight="1pt"/>
                    <v:shape id="箭头: 下 52" o:spid="_x0000_s1124" type="#_x0000_t67" style="position:absolute;left:35242;top:25330;width:457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" adj="19108" fillcolor="#4472c4 [3204]" strokecolor="#1f3763 [1604]" strokeweight="1pt"/>
                    <v:shape id="箭头: 下 53" o:spid="_x0000_s1125" type="#_x0000_t67" style="position:absolute;left:39814;top:25234;width:457;height:1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" adj="19108" fillcolor="#4472c4 [3204]" strokecolor="#1f3763 [1604]" strokeweight="1pt"/>
                    <v:shape id="箭头: 下 54" o:spid="_x0000_s1126" type="#_x0000_t67" style="position:absolute;left:44386;top:25234;width:457;height:1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" adj="19108" fillcolor="#4472c4 [3204]" strokecolor="#1f3763 [1604]" strokeweight="1pt"/>
                    <v:shape id="箭头: 下 56" o:spid="_x0000_s1127" type="#_x0000_t67" style="position:absolute;left:49625;top:25139;width:457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" adj="19108" fillcolor="#4472c4 [3204]" strokecolor="#1f3763 [1604]" strokeweight="1pt"/>
                    <v:shape id="箭头: 下 45" o:spid="_x0000_s1128" type="#_x0000_t67" style="position:absolute;left:24860;top:24003;width:457;height:2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" adj="19938" fillcolor="#4472c4 [3204]" strokecolor="#1f3763 [1604]" strokeweight="1pt"/>
                    <v:shape id="箭头: 下 46" o:spid="_x0000_s1129" type="#_x0000_t67" style="position:absolute;top:25050;width:457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" adj="19108" fillcolor="#4472c4 [3204]" strokecolor="#1f3763 [1604]" strokeweight="1pt"/>
                    <v:shape id="箭头: 下 47" o:spid="_x0000_s1130" type="#_x0000_t67" style="position:absolute;left:5048;top:25050;width:457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" adj="19108" fillcolor="#4472c4 [3204]" strokecolor="#1f3763 [1604]" strokeweight="1pt"/>
                    <v:shape id="箭头: 下 48" o:spid="_x0000_s1131" type="#_x0000_t67" style="position:absolute;left:9429;top:25146;width:457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" adj="19108" fillcolor="#4472c4 [3204]" strokecolor="#1f3763 [1604]" strokeweight="1pt"/>
                    <v:shape id="箭头: 下 49" o:spid="_x0000_s1132" type="#_x0000_t67" style="position:absolute;left:14668;top:25146;width:451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" adj="19142" fillcolor="#4472c4 [3204]" strokecolor="#1f3763 [1604]" strokeweight="1pt"/>
                    <v:shape id="箭头: 下 50" o:spid="_x0000_s1133" type="#_x0000_t67" style="position:absolute;left:20097;top:25146;width:457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" adj="19108" fillcolor="#4472c4 [3204]" strokecolor="#1f3763 [1604]" strokeweight="1pt"/>
                  </v:group>
                  <v:roundrect id="矩形: 圆角 25" o:spid="_x0000_s1134" style="position:absolute;left:6962;top:75693;width:530;height:16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" fillcolor="#4472c4 [3204]" strokecolor="#1f3763 [1604]" strokeweight="1pt">
                    <v:stroke joinstyle="miter"/>
                    <v:textbox>
                      <w:txbxContent>
                        <w:p w14:paraId="17BA6980" w14:textId="77777777" w:rsidR="00C84696" w:rsidRDefault="00C84696">
                          <w:r>
                            <w:rPr>
                              <w:rFonts w:hint="eastAsia"/>
                            </w:rPr>
                            <w:t>患者信息</w:t>
                          </w:r>
                        </w:p>
                      </w:txbxContent>
                    </v:textbox>
                  </v:roundrect>
                  <v:roundrect id="矩形: 圆角 26" o:spid="_x0000_s1135" style="position:absolute;left:7692;top:75674;width:530;height:16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" fillcolor="#4472c4 [3204]" strokecolor="#1f3763 [1604]" strokeweight="1pt">
                    <v:stroke joinstyle="miter"/>
                    <v:textbox>
                      <w:txbxContent>
                        <w:p w14:paraId="0030789A" w14:textId="77777777" w:rsidR="00C84696" w:rsidRDefault="00C84696">
                          <w:r>
                            <w:rPr>
                              <w:rFonts w:hint="eastAsia"/>
                            </w:rPr>
                            <w:t>编辑模板</w:t>
                          </w:r>
                        </w:p>
                      </w:txbxContent>
                    </v:textbox>
                  </v:roundrect>
                  <v:roundrect id="矩形: 圆角 28" o:spid="_x0000_s1136" style="position:absolute;left:8403;top:75677;width:530;height:16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" fillcolor="#4472c4 [3204]" strokecolor="#1f3763 [1604]" strokeweight="1pt">
                    <v:stroke joinstyle="miter"/>
                    <v:textbox>
                      <w:txbxContent>
                        <w:p w14:paraId="0E1A4B34" w14:textId="77777777" w:rsidR="00C84696" w:rsidRDefault="00C84696">
                          <w:r>
                            <w:rPr>
                              <w:rFonts w:hint="eastAsia"/>
                            </w:rPr>
                            <w:t>事件统计</w:t>
                          </w:r>
                        </w:p>
                      </w:txbxContent>
                    </v:textbox>
                  </v:roundrect>
                  <v:roundrect id="矩形: 圆角 29" o:spid="_x0000_s1137" style="position:absolute;left:9228;top:75690;width:530;height:20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" fillcolor="#4472c4 [3204]" strokecolor="#1f3763 [1604]" strokeweight="1pt">
                    <v:stroke joinstyle="miter"/>
                    <v:textbox>
                      <w:txbxContent>
                        <w:p w14:paraId="41993454" w14:textId="77777777" w:rsidR="00C84696" w:rsidRDefault="00C84696">
                          <w:r>
                            <w:rPr>
                              <w:rFonts w:hint="eastAsia"/>
                            </w:rPr>
                            <w:t>片段图编辑</w:t>
                          </w:r>
                        </w:p>
                      </w:txbxContent>
                    </v:textbox>
                  </v:roundrect>
                  <v:roundrect id="矩形: 圆角 31" o:spid="_x0000_s1138" style="position:absolute;left:10052;top:75673;width:530;height:14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" fillcolor="#4472c4 [3204]" strokecolor="#1f3763 [1604]" strokeweight="1pt">
                    <v:stroke joinstyle="miter"/>
                    <v:textbox>
                      <w:txbxContent>
                        <w:p w14:paraId="7B46B174" w14:textId="77777777" w:rsidR="00C84696" w:rsidRDefault="00C84696">
                          <w:r>
                            <w:rPr>
                              <w:rFonts w:hint="eastAsia"/>
                            </w:rPr>
                            <w:t>页扫描</w:t>
                          </w:r>
                        </w:p>
                      </w:txbxContent>
                    </v:textbox>
                  </v:roundrect>
                  <v:roundrect id="矩形: 圆角 33" o:spid="_x0000_s1139" style="position:absolute;left:10840;top:75661;width:530;height:14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" fillcolor="#4472c4 [3204]" strokecolor="#1f3763 [1604]" strokeweight="1pt">
                    <v:stroke joinstyle="miter"/>
                    <v:textbox>
                      <w:txbxContent>
                        <w:p w14:paraId="1160268B" w14:textId="77777777" w:rsidR="00C84696" w:rsidRDefault="00C84696">
                          <w:r>
                            <w:rPr>
                              <w:rFonts w:hint="eastAsia"/>
                            </w:rPr>
                            <w:t>房颤</w:t>
                          </w:r>
                        </w:p>
                      </w:txbxContent>
                    </v:textbox>
                  </v:roundrect>
                </v:group>
                <v:roundrect id="矩形: 圆角 24" o:spid="_x0000_s1140" style="position:absolute;left:10187;top:74470;width:1774;height:5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2448F501" w14:textId="77777777" w:rsidR="00C84696" w:rsidRDefault="00C8469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记录列表界面</w:t>
                        </w:r>
                      </w:p>
                    </w:txbxContent>
                  </v:textbox>
                </v:roundrect>
                <v:shape id="箭头: 下 41" o:spid="_x0000_s1141" type="#_x0000_t67" style="position:absolute;left:11049;top:74038;width:89;height:4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" adj="19559" fillcolor="#4472c4 [3204]" strokecolor="#1f3763 [1604]" strokeweight="1pt"/>
                <w10:anchorlock/>
              </v:group>
            </w:pict>
          </mc:Fallback>
        </mc:AlternateContent>
      </w:r>
    </w:p>
    <w:p w14:paraId="1DEBEC99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noProof/>
          <w:kern w:val="0"/>
          <w:sz w:val="24"/>
        </w:rPr>
        <w:drawing>
          <wp:anchor distT="0" distB="0" distL="114300" distR="114300" simplePos="0" relativeHeight="251821056" behindDoc="0" locked="0" layoutInCell="1" allowOverlap="1" wp14:anchorId="51244B0C" wp14:editId="785FF4B5">
            <wp:simplePos x="0" y="0"/>
            <wp:positionH relativeFrom="column">
              <wp:posOffset>220345</wp:posOffset>
            </wp:positionH>
            <wp:positionV relativeFrom="paragraph">
              <wp:posOffset>56515</wp:posOffset>
            </wp:positionV>
            <wp:extent cx="4838700" cy="3810635"/>
            <wp:effectExtent l="0" t="0" r="0" b="18415"/>
            <wp:wrapSquare wrapText="bothSides"/>
            <wp:docPr id="2" name="图片 2" descr="C:\Users\1\Desktop\123\0602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1\Desktop\123\0602\1.png1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图一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登录界面</w:t>
      </w:r>
    </w:p>
    <w:p w14:paraId="7EE07D20" w14:textId="77777777" w:rsidR="006305F7" w:rsidRDefault="003B5DEF">
      <w:pPr>
        <w:spacing w:line="460" w:lineRule="exact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双击电脑桌面上的“</w:t>
      </w:r>
      <w:r>
        <w:rPr>
          <w:rFonts w:hint="eastAsia"/>
          <w:kern w:val="0"/>
          <w:sz w:val="24"/>
        </w:rPr>
        <w:t>ECG Analyst</w:t>
      </w:r>
      <w:r>
        <w:rPr>
          <w:rFonts w:hint="eastAsia"/>
          <w:kern w:val="0"/>
          <w:sz w:val="24"/>
        </w:rPr>
        <w:t>”图标或使用程序菜单。使用账号密码进行登录。</w:t>
      </w:r>
    </w:p>
    <w:p w14:paraId="052D22C6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kern w:val="0"/>
          <w:sz w:val="24"/>
        </w:rPr>
        <w:lastRenderedPageBreak/>
        <w:t>图二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首界面</w:t>
      </w:r>
      <w:r>
        <w:rPr>
          <w:rFonts w:hint="eastAsia"/>
          <w:noProof/>
          <w:kern w:val="0"/>
          <w:sz w:val="24"/>
        </w:rPr>
        <w:drawing>
          <wp:anchor distT="0" distB="0" distL="114300" distR="114300" simplePos="0" relativeHeight="251813888" behindDoc="0" locked="0" layoutInCell="1" allowOverlap="1" wp14:anchorId="143BAC6F" wp14:editId="5052C85C">
            <wp:simplePos x="0" y="0"/>
            <wp:positionH relativeFrom="column">
              <wp:posOffset>53975</wp:posOffset>
            </wp:positionH>
            <wp:positionV relativeFrom="paragraph">
              <wp:posOffset>382905</wp:posOffset>
            </wp:positionV>
            <wp:extent cx="5071745" cy="2749550"/>
            <wp:effectExtent l="0" t="0" r="14605" b="12700"/>
            <wp:wrapSquare wrapText="bothSides"/>
            <wp:docPr id="62" name="图片 62" descr="D:\work\HolterSystem\文档\注册\送检\最新文件\图片\脱敏文件\001、首界面-已脱敏.PNG001、首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D:\work\HolterSystem\文档\注册\送检\最新文件\图片\脱敏文件\001、首界面-已脱敏.PNG001、首界面-已脱敏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BBA02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登录软件后进入首界面。</w:t>
      </w:r>
    </w:p>
    <w:p w14:paraId="043B9B6C" w14:textId="77777777" w:rsidR="006305F7" w:rsidRDefault="006305F7">
      <w:pPr>
        <w:spacing w:line="460" w:lineRule="exact"/>
        <w:rPr>
          <w:kern w:val="0"/>
          <w:sz w:val="24"/>
        </w:rPr>
      </w:pPr>
    </w:p>
    <w:p w14:paraId="7DC636A7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noProof/>
          <w:kern w:val="0"/>
          <w:sz w:val="24"/>
        </w:rPr>
        <w:drawing>
          <wp:anchor distT="0" distB="0" distL="114300" distR="114300" simplePos="0" relativeHeight="251815936" behindDoc="0" locked="0" layoutInCell="1" allowOverlap="1" wp14:anchorId="12DD4771" wp14:editId="4E0A819B">
            <wp:simplePos x="0" y="0"/>
            <wp:positionH relativeFrom="column">
              <wp:posOffset>98425</wp:posOffset>
            </wp:positionH>
            <wp:positionV relativeFrom="paragraph">
              <wp:posOffset>396875</wp:posOffset>
            </wp:positionV>
            <wp:extent cx="5071745" cy="2747010"/>
            <wp:effectExtent l="0" t="0" r="14605" b="15240"/>
            <wp:wrapSquare wrapText="bothSides"/>
            <wp:docPr id="64" name="图片 64" descr="D:\work\HolterSystem\文档\注册\送检\最新文件\图片\脱敏文件\002、下载数据界面-已脱敏.PNG002、下载数据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D:\work\HolterSystem\文档\注册\送检\最新文件\图片\脱敏文件\002、下载数据界面-已脱敏.PNG002、下载数据界面-已脱敏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图三</w:t>
      </w:r>
      <w:r>
        <w:rPr>
          <w:rFonts w:hint="eastAsia"/>
          <w:kern w:val="0"/>
          <w:sz w:val="24"/>
        </w:rPr>
        <w:t xml:space="preserve"> 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下载数据</w:t>
      </w:r>
    </w:p>
    <w:p w14:paraId="382B9C41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在用户“下载”列，“点击下载”，将数据下载到本地</w:t>
      </w:r>
    </w:p>
    <w:p w14:paraId="7C163F8D" w14:textId="77777777" w:rsidR="006305F7" w:rsidRDefault="006305F7">
      <w:pPr>
        <w:spacing w:line="460" w:lineRule="exact"/>
        <w:rPr>
          <w:kern w:val="0"/>
          <w:sz w:val="24"/>
        </w:rPr>
      </w:pPr>
    </w:p>
    <w:p w14:paraId="7C911189" w14:textId="77777777" w:rsidR="006305F7" w:rsidRDefault="006305F7">
      <w:pPr>
        <w:spacing w:line="460" w:lineRule="exact"/>
        <w:rPr>
          <w:kern w:val="0"/>
          <w:sz w:val="24"/>
        </w:rPr>
      </w:pPr>
    </w:p>
    <w:p w14:paraId="645AA4C9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noProof/>
          <w:kern w:val="0"/>
          <w:sz w:val="24"/>
        </w:rPr>
        <w:lastRenderedPageBreak/>
        <w:drawing>
          <wp:anchor distT="0" distB="0" distL="114300" distR="114300" simplePos="0" relativeHeight="251816960" behindDoc="0" locked="0" layoutInCell="1" allowOverlap="1" wp14:anchorId="041B030F" wp14:editId="1B511192">
            <wp:simplePos x="0" y="0"/>
            <wp:positionH relativeFrom="column">
              <wp:posOffset>27305</wp:posOffset>
            </wp:positionH>
            <wp:positionV relativeFrom="paragraph">
              <wp:posOffset>451485</wp:posOffset>
            </wp:positionV>
            <wp:extent cx="5080000" cy="2751455"/>
            <wp:effectExtent l="0" t="0" r="6350" b="10795"/>
            <wp:wrapSquare wrapText="bothSides"/>
            <wp:docPr id="66" name="图片 66" descr="D:\work\HolterSystem\文档\注册\送检\最新文件\图片\脱敏文件\003、分析数据界面-已脱敏.PNG003、分析数据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D:\work\HolterSystem\文档\注册\送检\最新文件\图片\脱敏文件\003、分析数据界面-已脱敏.PNG003、分析数据界面-已脱敏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图四</w:t>
      </w:r>
      <w:r>
        <w:rPr>
          <w:rFonts w:hint="eastAsia"/>
          <w:kern w:val="0"/>
          <w:sz w:val="24"/>
        </w:rPr>
        <w:t xml:space="preserve"> 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分析数据</w:t>
      </w:r>
    </w:p>
    <w:p w14:paraId="0470A224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双击用户行根据提示进行数据分析。</w:t>
      </w:r>
    </w:p>
    <w:p w14:paraId="700900DD" w14:textId="77777777" w:rsidR="006305F7" w:rsidRDefault="006305F7">
      <w:pPr>
        <w:spacing w:line="460" w:lineRule="exact"/>
        <w:rPr>
          <w:kern w:val="0"/>
          <w:sz w:val="24"/>
        </w:rPr>
      </w:pPr>
    </w:p>
    <w:p w14:paraId="24730A8F" w14:textId="77777777" w:rsidR="006305F7" w:rsidRDefault="006305F7">
      <w:pPr>
        <w:spacing w:line="460" w:lineRule="exact"/>
        <w:rPr>
          <w:kern w:val="0"/>
          <w:sz w:val="24"/>
        </w:rPr>
      </w:pPr>
    </w:p>
    <w:p w14:paraId="6C68D58E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0CD59EFA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noProof/>
          <w:kern w:val="0"/>
          <w:sz w:val="24"/>
        </w:rPr>
        <w:drawing>
          <wp:anchor distT="0" distB="0" distL="114300" distR="114300" simplePos="0" relativeHeight="251814912" behindDoc="0" locked="0" layoutInCell="1" allowOverlap="1" wp14:anchorId="101BCD95" wp14:editId="15AA81CE">
            <wp:simplePos x="0" y="0"/>
            <wp:positionH relativeFrom="column">
              <wp:posOffset>95250</wp:posOffset>
            </wp:positionH>
            <wp:positionV relativeFrom="paragraph">
              <wp:posOffset>346710</wp:posOffset>
            </wp:positionV>
            <wp:extent cx="5083175" cy="2755900"/>
            <wp:effectExtent l="0" t="0" r="3175" b="6350"/>
            <wp:wrapSquare wrapText="bothSides"/>
            <wp:docPr id="63" name="图片 63" descr="D:\work\HolterSystem\文档\注册\送检\最新文件\图片\脱敏文件\004、编辑模板界面-已脱敏.PNG004、编辑模板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D:\work\HolterSystem\文档\注册\送检\最新文件\图片\脱敏文件\004、编辑模板界面-已脱敏.PNG004、编辑模板界面-已脱敏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图五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编辑模板</w:t>
      </w:r>
    </w:p>
    <w:p w14:paraId="7A408FFE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在首次分析完成后进入编辑模板界面。</w:t>
      </w:r>
    </w:p>
    <w:p w14:paraId="19E105CD" w14:textId="77777777" w:rsidR="006305F7" w:rsidRDefault="006305F7">
      <w:pPr>
        <w:spacing w:line="460" w:lineRule="exact"/>
        <w:rPr>
          <w:kern w:val="0"/>
          <w:sz w:val="24"/>
        </w:rPr>
      </w:pPr>
    </w:p>
    <w:p w14:paraId="68A84D21" w14:textId="77777777" w:rsidR="006305F7" w:rsidRDefault="006305F7">
      <w:pPr>
        <w:spacing w:line="460" w:lineRule="exact"/>
        <w:rPr>
          <w:kern w:val="0"/>
          <w:sz w:val="24"/>
        </w:rPr>
      </w:pPr>
    </w:p>
    <w:p w14:paraId="1BA3EC04" w14:textId="77777777" w:rsidR="006305F7" w:rsidRDefault="006305F7">
      <w:pPr>
        <w:spacing w:line="460" w:lineRule="exact"/>
        <w:rPr>
          <w:kern w:val="0"/>
          <w:sz w:val="24"/>
        </w:rPr>
      </w:pPr>
    </w:p>
    <w:p w14:paraId="7AA2270C" w14:textId="77777777" w:rsidR="006305F7" w:rsidRDefault="006305F7">
      <w:pPr>
        <w:spacing w:line="460" w:lineRule="exact"/>
        <w:rPr>
          <w:kern w:val="0"/>
          <w:sz w:val="24"/>
        </w:rPr>
      </w:pPr>
    </w:p>
    <w:p w14:paraId="39C0F025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noProof/>
          <w:kern w:val="0"/>
          <w:sz w:val="24"/>
        </w:rPr>
        <w:drawing>
          <wp:anchor distT="0" distB="0" distL="114300" distR="114300" simplePos="0" relativeHeight="251796480" behindDoc="0" locked="0" layoutInCell="1" allowOverlap="1" wp14:anchorId="494289E9" wp14:editId="18B193D4">
            <wp:simplePos x="0" y="0"/>
            <wp:positionH relativeFrom="column">
              <wp:posOffset>164465</wp:posOffset>
            </wp:positionH>
            <wp:positionV relativeFrom="paragraph">
              <wp:posOffset>353695</wp:posOffset>
            </wp:positionV>
            <wp:extent cx="5097145" cy="2760345"/>
            <wp:effectExtent l="0" t="0" r="8255" b="1905"/>
            <wp:wrapSquare wrapText="bothSides"/>
            <wp:docPr id="3" name="图片 3" descr="D:\work\HolterSystem\文档\注册\送检\最新文件\图片\脱敏文件\005、心搏编辑窗-已脱敏.PNG005、心搏编辑窗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:\work\HolterSystem\文档\注册\送检\最新文件\图片\脱敏文件\005、心搏编辑窗-已脱敏.PNG005、心搏编辑窗-已脱敏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714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图六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心搏编辑窗</w:t>
      </w:r>
    </w:p>
    <w:p w14:paraId="39C98DCA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045149C4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鼠标左键双击模板后打开心</w:t>
      </w:r>
      <w:proofErr w:type="gramStart"/>
      <w:r>
        <w:rPr>
          <w:rFonts w:hint="eastAsia"/>
          <w:kern w:val="0"/>
          <w:sz w:val="24"/>
        </w:rPr>
        <w:t>搏</w:t>
      </w:r>
      <w:proofErr w:type="gramEnd"/>
      <w:r>
        <w:rPr>
          <w:rFonts w:hint="eastAsia"/>
          <w:kern w:val="0"/>
          <w:sz w:val="24"/>
        </w:rPr>
        <w:t>编辑窗口。</w:t>
      </w:r>
    </w:p>
    <w:p w14:paraId="3D878D57" w14:textId="77777777" w:rsidR="006305F7" w:rsidRDefault="006305F7">
      <w:pPr>
        <w:spacing w:line="460" w:lineRule="exact"/>
        <w:rPr>
          <w:kern w:val="0"/>
          <w:sz w:val="24"/>
        </w:rPr>
      </w:pPr>
    </w:p>
    <w:p w14:paraId="144611BC" w14:textId="77777777" w:rsidR="006305F7" w:rsidRDefault="006305F7">
      <w:pPr>
        <w:spacing w:line="460" w:lineRule="exact"/>
        <w:rPr>
          <w:kern w:val="0"/>
          <w:sz w:val="24"/>
        </w:rPr>
      </w:pPr>
    </w:p>
    <w:p w14:paraId="5F230594" w14:textId="77777777" w:rsidR="006305F7" w:rsidRDefault="003B5DEF">
      <w:pPr>
        <w:spacing w:line="460" w:lineRule="exact"/>
        <w:jc w:val="center"/>
      </w:pPr>
      <w:r>
        <w:rPr>
          <w:rFonts w:hint="eastAsia"/>
          <w:noProof/>
        </w:rPr>
        <w:drawing>
          <wp:anchor distT="0" distB="0" distL="114935" distR="114935" simplePos="0" relativeHeight="251822080" behindDoc="1" locked="0" layoutInCell="1" allowOverlap="1" wp14:anchorId="6F80D9DF" wp14:editId="3D332025">
            <wp:simplePos x="0" y="0"/>
            <wp:positionH relativeFrom="margin">
              <wp:posOffset>93980</wp:posOffset>
            </wp:positionH>
            <wp:positionV relativeFrom="paragraph">
              <wp:posOffset>466725</wp:posOffset>
            </wp:positionV>
            <wp:extent cx="5081270" cy="2757170"/>
            <wp:effectExtent l="0" t="0" r="5080" b="5080"/>
            <wp:wrapThrough wrapText="bothSides">
              <wp:wrapPolygon edited="0">
                <wp:start x="0" y="0"/>
                <wp:lineTo x="0" y="21491"/>
                <wp:lineTo x="21541" y="21491"/>
                <wp:lineTo x="21541" y="0"/>
                <wp:lineTo x="0" y="0"/>
              </wp:wrapPolygon>
            </wp:wrapThrough>
            <wp:docPr id="61" name="图片 61" descr="D:\work\HolterSystem\文档\注册\送检\最新文件\图片\脱敏文件\006、散点图-已脱敏.PNG006、散点图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D:\work\HolterSystem\文档\注册\送检\最新文件\图片\脱敏文件\006、散点图-已脱敏.PNG006、散点图-已脱敏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351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图七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散点图</w:t>
      </w:r>
    </w:p>
    <w:p w14:paraId="5D99E604" w14:textId="77777777" w:rsidR="006305F7" w:rsidRDefault="003B5DEF">
      <w:pPr>
        <w:spacing w:line="460" w:lineRule="exact"/>
        <w:rPr>
          <w:sz w:val="24"/>
        </w:rPr>
      </w:pPr>
      <w:r>
        <w:rPr>
          <w:rFonts w:hint="eastAsia"/>
          <w:sz w:val="24"/>
        </w:rPr>
        <w:t>点击“散点图”可以打开心</w:t>
      </w:r>
      <w:proofErr w:type="gramStart"/>
      <w:r>
        <w:rPr>
          <w:rFonts w:hint="eastAsia"/>
          <w:sz w:val="24"/>
        </w:rPr>
        <w:t>搏</w:t>
      </w:r>
      <w:proofErr w:type="gramEnd"/>
      <w:r>
        <w:rPr>
          <w:rFonts w:hint="eastAsia"/>
          <w:sz w:val="24"/>
        </w:rPr>
        <w:t>散点图窗口。</w:t>
      </w:r>
    </w:p>
    <w:p w14:paraId="741A0CD4" w14:textId="77777777" w:rsidR="006305F7" w:rsidRDefault="006305F7">
      <w:pPr>
        <w:spacing w:line="460" w:lineRule="exact"/>
        <w:rPr>
          <w:sz w:val="24"/>
        </w:rPr>
      </w:pPr>
    </w:p>
    <w:p w14:paraId="266B1801" w14:textId="77777777" w:rsidR="006305F7" w:rsidRDefault="003B5DEF">
      <w:pPr>
        <w:spacing w:line="460" w:lineRule="exact"/>
        <w:rPr>
          <w:sz w:val="24"/>
        </w:rPr>
      </w:pPr>
      <w:r>
        <w:rPr>
          <w:rFonts w:hint="eastAsia"/>
          <w:sz w:val="24"/>
        </w:rPr>
        <w:t xml:space="preserve"> </w:t>
      </w:r>
    </w:p>
    <w:p w14:paraId="7584A2EB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noProof/>
          <w:kern w:val="0"/>
          <w:sz w:val="24"/>
        </w:rPr>
        <w:lastRenderedPageBreak/>
        <w:drawing>
          <wp:anchor distT="0" distB="0" distL="114300" distR="114300" simplePos="0" relativeHeight="251811840" behindDoc="0" locked="0" layoutInCell="1" allowOverlap="1" wp14:anchorId="6D650714" wp14:editId="57CD69B9">
            <wp:simplePos x="0" y="0"/>
            <wp:positionH relativeFrom="column">
              <wp:posOffset>53340</wp:posOffset>
            </wp:positionH>
            <wp:positionV relativeFrom="paragraph">
              <wp:posOffset>439420</wp:posOffset>
            </wp:positionV>
            <wp:extent cx="5075555" cy="2752090"/>
            <wp:effectExtent l="0" t="0" r="10795" b="10160"/>
            <wp:wrapSquare wrapText="bothSides"/>
            <wp:docPr id="55" name="图片 55" descr="D:\work\HolterSystem\文档\注册\送检\最新文件\图片\脱敏文件\007、患者信息-已脱敏.PNG007、患者信息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D:\work\HolterSystem\文档\注册\送检\最新文件\图片\脱敏文件\007、患者信息-已脱敏.PNG007、患者信息-已脱敏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图八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患者信息</w:t>
      </w:r>
    </w:p>
    <w:p w14:paraId="7C6B194A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点击“患者信息”进入患者信息界面。</w:t>
      </w:r>
    </w:p>
    <w:p w14:paraId="33B618E8" w14:textId="77777777" w:rsidR="006305F7" w:rsidRDefault="006305F7">
      <w:pPr>
        <w:spacing w:line="460" w:lineRule="exact"/>
        <w:rPr>
          <w:kern w:val="0"/>
          <w:sz w:val="24"/>
        </w:rPr>
      </w:pPr>
    </w:p>
    <w:p w14:paraId="6BE63AD8" w14:textId="77777777" w:rsidR="006305F7" w:rsidRDefault="006305F7">
      <w:pPr>
        <w:spacing w:line="460" w:lineRule="exact"/>
        <w:rPr>
          <w:kern w:val="0"/>
          <w:sz w:val="24"/>
        </w:rPr>
      </w:pPr>
    </w:p>
    <w:p w14:paraId="7A6C6401" w14:textId="77777777" w:rsidR="006305F7" w:rsidRDefault="006305F7">
      <w:pPr>
        <w:spacing w:line="460" w:lineRule="exact"/>
        <w:rPr>
          <w:kern w:val="0"/>
          <w:sz w:val="24"/>
        </w:rPr>
      </w:pPr>
    </w:p>
    <w:p w14:paraId="2B457E2A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2405D838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noProof/>
          <w:kern w:val="0"/>
          <w:sz w:val="24"/>
        </w:rPr>
        <w:drawing>
          <wp:anchor distT="0" distB="0" distL="114300" distR="114300" simplePos="0" relativeHeight="251810816" behindDoc="0" locked="0" layoutInCell="1" allowOverlap="1" wp14:anchorId="7E5DC7ED" wp14:editId="6ECBDA9D">
            <wp:simplePos x="0" y="0"/>
            <wp:positionH relativeFrom="column">
              <wp:posOffset>100330</wp:posOffset>
            </wp:positionH>
            <wp:positionV relativeFrom="paragraph">
              <wp:posOffset>431165</wp:posOffset>
            </wp:positionV>
            <wp:extent cx="5081270" cy="2757170"/>
            <wp:effectExtent l="0" t="0" r="5080" b="5080"/>
            <wp:wrapSquare wrapText="bothSides"/>
            <wp:docPr id="43" name="图片 43" descr="D:\work\HolterSystem\文档\注册\送检\最新文件\图片\脱敏文件\008、事件统计-已脱敏.PNG008、事件统计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D:\work\HolterSystem\文档\注册\送检\最新文件\图片\脱敏文件\008、事件统计-已脱敏.PNG008、事件统计-已脱敏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图九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事件统计</w:t>
      </w:r>
      <w:r>
        <w:rPr>
          <w:rFonts w:hint="eastAsia"/>
          <w:kern w:val="0"/>
          <w:sz w:val="24"/>
        </w:rPr>
        <w:t xml:space="preserve"> </w:t>
      </w:r>
    </w:p>
    <w:p w14:paraId="0F449059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点击“事件统计”进入事件统计界面。</w:t>
      </w:r>
    </w:p>
    <w:p w14:paraId="54625C0E" w14:textId="77777777" w:rsidR="006305F7" w:rsidRDefault="006305F7">
      <w:pPr>
        <w:spacing w:line="460" w:lineRule="exact"/>
        <w:rPr>
          <w:kern w:val="0"/>
          <w:sz w:val="24"/>
        </w:rPr>
      </w:pPr>
    </w:p>
    <w:p w14:paraId="5C7267FD" w14:textId="77777777" w:rsidR="006305F7" w:rsidRDefault="006305F7">
      <w:pPr>
        <w:spacing w:line="460" w:lineRule="exact"/>
        <w:rPr>
          <w:kern w:val="0"/>
          <w:sz w:val="24"/>
        </w:rPr>
      </w:pPr>
    </w:p>
    <w:p w14:paraId="2C0C4C1F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noProof/>
          <w:kern w:val="0"/>
          <w:sz w:val="24"/>
        </w:rPr>
        <w:lastRenderedPageBreak/>
        <w:drawing>
          <wp:anchor distT="0" distB="0" distL="114300" distR="114300" simplePos="0" relativeHeight="251809792" behindDoc="0" locked="0" layoutInCell="1" allowOverlap="1" wp14:anchorId="1D8E9B45" wp14:editId="02E75EA4">
            <wp:simplePos x="0" y="0"/>
            <wp:positionH relativeFrom="column">
              <wp:posOffset>62865</wp:posOffset>
            </wp:positionH>
            <wp:positionV relativeFrom="paragraph">
              <wp:posOffset>348615</wp:posOffset>
            </wp:positionV>
            <wp:extent cx="5071110" cy="2748915"/>
            <wp:effectExtent l="0" t="0" r="15240" b="13335"/>
            <wp:wrapSquare wrapText="bothSides"/>
            <wp:docPr id="38" name="图片 38" descr="D:\work\HolterSystem\文档\注册\送检\最新文件\图片\脱敏文件\009、片段图编辑-已脱敏.PNG009、片段图编辑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D:\work\HolterSystem\文档\注册\送检\最新文件\图片\脱敏文件\009、片段图编辑-已脱敏.PNG009、片段图编辑-已脱敏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片段图编辑</w:t>
      </w:r>
    </w:p>
    <w:p w14:paraId="6ED11AB9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点击“片段图编辑”进入片段图编辑界面。</w:t>
      </w:r>
    </w:p>
    <w:p w14:paraId="66FB26C3" w14:textId="77777777" w:rsidR="006305F7" w:rsidRDefault="006305F7">
      <w:pPr>
        <w:spacing w:line="460" w:lineRule="exact"/>
        <w:rPr>
          <w:kern w:val="0"/>
          <w:sz w:val="24"/>
        </w:rPr>
      </w:pPr>
    </w:p>
    <w:p w14:paraId="4C0AF4E9" w14:textId="77777777" w:rsidR="006305F7" w:rsidRDefault="006305F7">
      <w:pPr>
        <w:spacing w:line="460" w:lineRule="exact"/>
        <w:rPr>
          <w:kern w:val="0"/>
          <w:sz w:val="24"/>
        </w:rPr>
      </w:pPr>
    </w:p>
    <w:p w14:paraId="5B6261F7" w14:textId="77777777" w:rsidR="006305F7" w:rsidRDefault="006305F7">
      <w:pPr>
        <w:spacing w:line="460" w:lineRule="exact"/>
        <w:rPr>
          <w:kern w:val="0"/>
          <w:sz w:val="24"/>
        </w:rPr>
      </w:pPr>
    </w:p>
    <w:p w14:paraId="685519F8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noProof/>
          <w:kern w:val="0"/>
          <w:sz w:val="24"/>
        </w:rPr>
        <w:drawing>
          <wp:anchor distT="0" distB="0" distL="114300" distR="114300" simplePos="0" relativeHeight="251808768" behindDoc="0" locked="0" layoutInCell="1" allowOverlap="1" wp14:anchorId="01267261" wp14:editId="3AFE9A94">
            <wp:simplePos x="0" y="0"/>
            <wp:positionH relativeFrom="column">
              <wp:posOffset>89535</wp:posOffset>
            </wp:positionH>
            <wp:positionV relativeFrom="paragraph">
              <wp:posOffset>373380</wp:posOffset>
            </wp:positionV>
            <wp:extent cx="5091430" cy="2760345"/>
            <wp:effectExtent l="0" t="0" r="13970" b="1905"/>
            <wp:wrapSquare wrapText="bothSides"/>
            <wp:docPr id="35" name="图片 35" descr="D:\work\HolterSystem\文档\注册\送检\最新文件\图片\脱敏文件\010、页扫描-已脱敏.PNG010、页扫描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D:\work\HolterSystem\文档\注册\送检\最新文件\图片\脱敏文件\010、页扫描-已脱敏.PNG010、页扫描-已脱敏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图十一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页扫面</w:t>
      </w:r>
    </w:p>
    <w:p w14:paraId="23D225BF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点击“页扫描”进入页扫描界面。</w:t>
      </w:r>
    </w:p>
    <w:p w14:paraId="4FFEE461" w14:textId="77777777" w:rsidR="006305F7" w:rsidRDefault="006305F7">
      <w:pPr>
        <w:spacing w:line="460" w:lineRule="exact"/>
        <w:rPr>
          <w:kern w:val="0"/>
          <w:sz w:val="24"/>
        </w:rPr>
      </w:pPr>
    </w:p>
    <w:p w14:paraId="008C4ED5" w14:textId="77777777" w:rsidR="006305F7" w:rsidRDefault="006305F7">
      <w:pPr>
        <w:spacing w:line="460" w:lineRule="exact"/>
        <w:rPr>
          <w:kern w:val="0"/>
          <w:sz w:val="24"/>
        </w:rPr>
      </w:pPr>
    </w:p>
    <w:p w14:paraId="21B902F1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noProof/>
          <w:kern w:val="0"/>
          <w:sz w:val="24"/>
        </w:rPr>
        <w:lastRenderedPageBreak/>
        <w:drawing>
          <wp:anchor distT="0" distB="0" distL="114300" distR="114300" simplePos="0" relativeHeight="251807744" behindDoc="0" locked="0" layoutInCell="1" allowOverlap="1" wp14:anchorId="547CF819" wp14:editId="5946CA19">
            <wp:simplePos x="0" y="0"/>
            <wp:positionH relativeFrom="column">
              <wp:posOffset>15875</wp:posOffset>
            </wp:positionH>
            <wp:positionV relativeFrom="paragraph">
              <wp:posOffset>387350</wp:posOffset>
            </wp:positionV>
            <wp:extent cx="5076825" cy="2752090"/>
            <wp:effectExtent l="0" t="0" r="9525" b="10160"/>
            <wp:wrapSquare wrapText="bothSides"/>
            <wp:docPr id="32" name="图片 32" descr="D:\work\HolterSystem\文档\注册\送检\最新文件\图片\脱敏文件\011、房颤-已脱敏.PNG011、房颤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D:\work\HolterSystem\文档\注册\送检\最新文件\图片\脱敏文件\011、房颤-已脱敏.PNG011、房颤-已脱敏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图十二</w:t>
      </w:r>
      <w:r>
        <w:rPr>
          <w:rFonts w:hint="eastAsia"/>
          <w:kern w:val="0"/>
          <w:sz w:val="24"/>
        </w:rPr>
        <w:t xml:space="preserve"> 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房颤</w:t>
      </w:r>
    </w:p>
    <w:p w14:paraId="51B2AEEB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点击“房颤”进入房颤界面。</w:t>
      </w:r>
      <w:r>
        <w:rPr>
          <w:rFonts w:hint="eastAsia"/>
          <w:kern w:val="0"/>
          <w:sz w:val="24"/>
        </w:rPr>
        <w:br/>
      </w:r>
    </w:p>
    <w:p w14:paraId="4EED4AC5" w14:textId="77777777" w:rsidR="006305F7" w:rsidRDefault="006305F7">
      <w:pPr>
        <w:spacing w:line="460" w:lineRule="exact"/>
        <w:rPr>
          <w:kern w:val="0"/>
          <w:sz w:val="24"/>
        </w:rPr>
      </w:pPr>
    </w:p>
    <w:p w14:paraId="005A3E30" w14:textId="77777777" w:rsidR="006305F7" w:rsidRDefault="006305F7">
      <w:pPr>
        <w:spacing w:line="460" w:lineRule="exact"/>
        <w:rPr>
          <w:kern w:val="0"/>
          <w:sz w:val="24"/>
        </w:rPr>
      </w:pPr>
    </w:p>
    <w:p w14:paraId="21106A04" w14:textId="77777777" w:rsidR="006305F7" w:rsidRDefault="006305F7">
      <w:pPr>
        <w:spacing w:line="460" w:lineRule="exact"/>
        <w:rPr>
          <w:kern w:val="0"/>
          <w:sz w:val="24"/>
        </w:rPr>
      </w:pPr>
    </w:p>
    <w:p w14:paraId="0DBFE63D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noProof/>
          <w:kern w:val="0"/>
          <w:sz w:val="24"/>
        </w:rPr>
        <w:drawing>
          <wp:anchor distT="0" distB="0" distL="114300" distR="114300" simplePos="0" relativeHeight="251806720" behindDoc="0" locked="0" layoutInCell="1" allowOverlap="1" wp14:anchorId="0BC3F3F5" wp14:editId="7772AD6E">
            <wp:simplePos x="0" y="0"/>
            <wp:positionH relativeFrom="column">
              <wp:posOffset>99060</wp:posOffset>
            </wp:positionH>
            <wp:positionV relativeFrom="paragraph">
              <wp:posOffset>415925</wp:posOffset>
            </wp:positionV>
            <wp:extent cx="5076825" cy="2754630"/>
            <wp:effectExtent l="0" t="0" r="9525" b="7620"/>
            <wp:wrapSquare wrapText="bothSides"/>
            <wp:docPr id="30" name="图片 30" descr="D:\work\HolterSystem\文档\注册\送检\最新文件\图片\脱敏文件\012、ST段-已脱敏.PNG012、ST段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D:\work\HolterSystem\文档\注册\送检\最新文件\图片\脱敏文件\012、ST段-已脱敏.PNG012、ST段-已脱敏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图十三</w:t>
      </w:r>
      <w:r>
        <w:rPr>
          <w:rFonts w:hint="eastAsia"/>
          <w:kern w:val="0"/>
          <w:sz w:val="24"/>
        </w:rPr>
        <w:t xml:space="preserve">  </w:t>
      </w:r>
      <w:r>
        <w:rPr>
          <w:kern w:val="0"/>
          <w:sz w:val="24"/>
        </w:rPr>
        <w:t>ST</w:t>
      </w:r>
    </w:p>
    <w:p w14:paraId="15F0584D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</w:t>
      </w:r>
      <w:r>
        <w:rPr>
          <w:kern w:val="0"/>
          <w:sz w:val="24"/>
        </w:rPr>
        <w:t>ST</w:t>
      </w:r>
      <w:r>
        <w:rPr>
          <w:rFonts w:hint="eastAsia"/>
          <w:kern w:val="0"/>
          <w:sz w:val="24"/>
        </w:rPr>
        <w:t>”进入</w:t>
      </w:r>
      <w:r>
        <w:rPr>
          <w:kern w:val="0"/>
          <w:sz w:val="24"/>
        </w:rPr>
        <w:t>ST</w:t>
      </w:r>
      <w:r>
        <w:rPr>
          <w:rFonts w:hint="eastAsia"/>
          <w:kern w:val="0"/>
          <w:sz w:val="24"/>
        </w:rPr>
        <w:t>界面。</w:t>
      </w:r>
      <w:r>
        <w:rPr>
          <w:rFonts w:hint="eastAsia"/>
          <w:kern w:val="0"/>
          <w:sz w:val="24"/>
        </w:rPr>
        <w:br/>
      </w:r>
    </w:p>
    <w:p w14:paraId="407846E8" w14:textId="77777777" w:rsidR="006305F7" w:rsidRDefault="006305F7">
      <w:pPr>
        <w:spacing w:line="460" w:lineRule="exact"/>
        <w:rPr>
          <w:kern w:val="0"/>
          <w:sz w:val="24"/>
        </w:rPr>
      </w:pPr>
    </w:p>
    <w:p w14:paraId="61451051" w14:textId="77777777" w:rsidR="006305F7" w:rsidRDefault="006305F7">
      <w:pPr>
        <w:spacing w:line="460" w:lineRule="exact"/>
        <w:rPr>
          <w:kern w:val="0"/>
          <w:sz w:val="24"/>
        </w:rPr>
      </w:pPr>
    </w:p>
    <w:p w14:paraId="318FCBB1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05745458" wp14:editId="5AD45F5A">
            <wp:simplePos x="0" y="0"/>
            <wp:positionH relativeFrom="margin">
              <wp:posOffset>94615</wp:posOffset>
            </wp:positionH>
            <wp:positionV relativeFrom="paragraph">
              <wp:posOffset>407670</wp:posOffset>
            </wp:positionV>
            <wp:extent cx="5080000" cy="2753995"/>
            <wp:effectExtent l="0" t="0" r="6350" b="8255"/>
            <wp:wrapSquare wrapText="bothSides"/>
            <wp:docPr id="101" name="图片 101" descr="D:\work\HolterSystem\文档\注册\送检\最新文件\图片\脱敏文件\013、HRV时域分析-已脱敏.PNG013、HRV时域分析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D:\work\HolterSystem\文档\注册\送检\最新文件\图片\脱敏文件\013、HRV时域分析-已脱敏.PNG013、HRV时域分析-已脱敏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图十四</w:t>
      </w:r>
      <w:r>
        <w:rPr>
          <w:rFonts w:hint="eastAsia"/>
          <w:kern w:val="0"/>
          <w:sz w:val="24"/>
        </w:rPr>
        <w:t xml:space="preserve">  </w:t>
      </w:r>
      <w:r>
        <w:rPr>
          <w:kern w:val="0"/>
          <w:sz w:val="24"/>
        </w:rPr>
        <w:t xml:space="preserve">HRV </w:t>
      </w:r>
      <w:r>
        <w:rPr>
          <w:rFonts w:hint="eastAsia"/>
          <w:kern w:val="0"/>
          <w:sz w:val="24"/>
        </w:rPr>
        <w:t>时域分析</w:t>
      </w:r>
    </w:p>
    <w:p w14:paraId="74861E17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</w:t>
      </w:r>
      <w:r>
        <w:rPr>
          <w:rFonts w:hint="eastAsia"/>
          <w:kern w:val="0"/>
          <w:sz w:val="24"/>
        </w:rPr>
        <w:t>H</w:t>
      </w:r>
      <w:r>
        <w:rPr>
          <w:kern w:val="0"/>
          <w:sz w:val="24"/>
        </w:rPr>
        <w:t>RV</w:t>
      </w:r>
      <w:r>
        <w:rPr>
          <w:rFonts w:hint="eastAsia"/>
          <w:kern w:val="0"/>
          <w:sz w:val="24"/>
        </w:rPr>
        <w:t>”，进入时域分析界面。</w:t>
      </w:r>
    </w:p>
    <w:p w14:paraId="583D3B8F" w14:textId="77777777" w:rsidR="006305F7" w:rsidRDefault="006305F7">
      <w:pPr>
        <w:spacing w:line="460" w:lineRule="exact"/>
        <w:rPr>
          <w:kern w:val="0"/>
          <w:sz w:val="24"/>
        </w:rPr>
      </w:pPr>
    </w:p>
    <w:p w14:paraId="4022C9AC" w14:textId="77777777" w:rsidR="006305F7" w:rsidRDefault="006305F7">
      <w:pPr>
        <w:spacing w:line="460" w:lineRule="exact"/>
        <w:rPr>
          <w:kern w:val="0"/>
          <w:sz w:val="24"/>
        </w:rPr>
      </w:pPr>
    </w:p>
    <w:p w14:paraId="119F9478" w14:textId="77777777" w:rsidR="006305F7" w:rsidRDefault="006305F7">
      <w:pPr>
        <w:spacing w:line="460" w:lineRule="exact"/>
        <w:rPr>
          <w:kern w:val="0"/>
          <w:sz w:val="24"/>
        </w:rPr>
      </w:pPr>
    </w:p>
    <w:p w14:paraId="320F6FEC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154590A5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noProof/>
        </w:rPr>
        <w:drawing>
          <wp:anchor distT="0" distB="0" distL="114300" distR="114300" simplePos="0" relativeHeight="251784192" behindDoc="0" locked="0" layoutInCell="1" allowOverlap="1" wp14:anchorId="205AE00E" wp14:editId="59524330">
            <wp:simplePos x="0" y="0"/>
            <wp:positionH relativeFrom="margin">
              <wp:posOffset>95250</wp:posOffset>
            </wp:positionH>
            <wp:positionV relativeFrom="paragraph">
              <wp:posOffset>447040</wp:posOffset>
            </wp:positionV>
            <wp:extent cx="5075555" cy="2751455"/>
            <wp:effectExtent l="0" t="0" r="10795" b="10795"/>
            <wp:wrapSquare wrapText="bothSides"/>
            <wp:docPr id="102" name="图片 102" descr="D:\work\HolterSystem\文档\注册\送检\最新文件\图片\脱敏文件\014、HRV频域分析-已脱敏.PNG014、HRV频域分析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D:\work\HolterSystem\文档\注册\送检\最新文件\图片\脱敏文件\014、HRV频域分析-已脱敏.PNG014、HRV频域分析-已脱敏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图十五</w:t>
      </w:r>
      <w:r>
        <w:rPr>
          <w:rFonts w:hint="eastAsia"/>
          <w:kern w:val="0"/>
          <w:sz w:val="24"/>
        </w:rPr>
        <w:t xml:space="preserve">  </w:t>
      </w:r>
      <w:r>
        <w:rPr>
          <w:kern w:val="0"/>
          <w:sz w:val="24"/>
        </w:rPr>
        <w:t xml:space="preserve">HRV </w:t>
      </w:r>
      <w:r>
        <w:rPr>
          <w:rFonts w:hint="eastAsia"/>
          <w:kern w:val="0"/>
          <w:sz w:val="24"/>
        </w:rPr>
        <w:t>频域分析</w:t>
      </w:r>
    </w:p>
    <w:p w14:paraId="28CAD09A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点击“频域分析”，进入频域分析界面。</w:t>
      </w:r>
    </w:p>
    <w:p w14:paraId="07B16270" w14:textId="77777777" w:rsidR="006305F7" w:rsidRDefault="006305F7">
      <w:pPr>
        <w:spacing w:line="460" w:lineRule="exact"/>
        <w:rPr>
          <w:kern w:val="0"/>
          <w:sz w:val="24"/>
        </w:rPr>
      </w:pPr>
    </w:p>
    <w:p w14:paraId="3B1A28E5" w14:textId="77777777" w:rsidR="006305F7" w:rsidRDefault="006305F7">
      <w:pPr>
        <w:spacing w:line="460" w:lineRule="exact"/>
        <w:rPr>
          <w:kern w:val="0"/>
          <w:sz w:val="24"/>
        </w:rPr>
      </w:pPr>
    </w:p>
    <w:p w14:paraId="759FBA98" w14:textId="77777777" w:rsidR="006305F7" w:rsidRDefault="006305F7">
      <w:pPr>
        <w:spacing w:line="460" w:lineRule="exact"/>
        <w:rPr>
          <w:kern w:val="0"/>
          <w:sz w:val="24"/>
        </w:rPr>
      </w:pPr>
    </w:p>
    <w:p w14:paraId="0BC65E85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43E87AEE" wp14:editId="48C0C4EB">
            <wp:simplePos x="0" y="0"/>
            <wp:positionH relativeFrom="margin">
              <wp:posOffset>89535</wp:posOffset>
            </wp:positionH>
            <wp:positionV relativeFrom="paragraph">
              <wp:posOffset>398780</wp:posOffset>
            </wp:positionV>
            <wp:extent cx="5088890" cy="2761615"/>
            <wp:effectExtent l="0" t="0" r="16510" b="635"/>
            <wp:wrapSquare wrapText="bothSides"/>
            <wp:docPr id="103" name="图片 103" descr="D:\work\HolterSystem\文档\注册\送检\最新文件\图片\脱敏文件\015、HRV非线性分析-已脱敏.PNG015、HRV非线性分析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D:\work\HolterSystem\文档\注册\送检\最新文件\图片\脱敏文件\015、HRV非线性分析-已脱敏.PNG015、HRV非线性分析-已脱敏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图十六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非线性分析</w:t>
      </w:r>
    </w:p>
    <w:p w14:paraId="5424CD30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点击“非线性分析”，进入非线性分析界面。</w:t>
      </w:r>
    </w:p>
    <w:p w14:paraId="22E07F1C" w14:textId="77777777" w:rsidR="006305F7" w:rsidRDefault="006305F7">
      <w:pPr>
        <w:spacing w:line="460" w:lineRule="exact"/>
        <w:rPr>
          <w:kern w:val="0"/>
          <w:sz w:val="24"/>
        </w:rPr>
      </w:pPr>
    </w:p>
    <w:p w14:paraId="19791264" w14:textId="77777777" w:rsidR="006305F7" w:rsidRDefault="006305F7">
      <w:pPr>
        <w:spacing w:line="460" w:lineRule="exact"/>
        <w:rPr>
          <w:kern w:val="0"/>
          <w:sz w:val="24"/>
        </w:rPr>
      </w:pPr>
    </w:p>
    <w:p w14:paraId="54C3492A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noProof/>
          <w:kern w:val="0"/>
          <w:sz w:val="24"/>
        </w:rPr>
        <w:drawing>
          <wp:anchor distT="0" distB="0" distL="114935" distR="114935" simplePos="0" relativeHeight="251805696" behindDoc="0" locked="0" layoutInCell="1" allowOverlap="1" wp14:anchorId="264F37A6" wp14:editId="4816B1B2">
            <wp:simplePos x="0" y="0"/>
            <wp:positionH relativeFrom="column">
              <wp:posOffset>11430</wp:posOffset>
            </wp:positionH>
            <wp:positionV relativeFrom="paragraph">
              <wp:posOffset>409575</wp:posOffset>
            </wp:positionV>
            <wp:extent cx="5081270" cy="2754630"/>
            <wp:effectExtent l="0" t="0" r="5080" b="7620"/>
            <wp:wrapSquare wrapText="bothSides"/>
            <wp:docPr id="27" name="图片 27" descr="D:\work\HolterSystem\文档\注册\送检\最新文件\图片\脱敏文件\016、直方图界面-已脱敏.PNG016、直方图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:\work\HolterSystem\文档\注册\送检\最新文件\图片\脱敏文件\016、直方图界面-已脱敏.PNG016、直方图界面-已脱敏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图十七</w:t>
      </w:r>
      <w:r>
        <w:rPr>
          <w:rFonts w:hint="eastAsia"/>
          <w:kern w:val="0"/>
          <w:sz w:val="24"/>
        </w:rPr>
        <w:t xml:space="preserve">  </w:t>
      </w:r>
      <w:r>
        <w:rPr>
          <w:rFonts w:hint="eastAsia"/>
          <w:kern w:val="0"/>
          <w:sz w:val="24"/>
        </w:rPr>
        <w:t>直方图</w:t>
      </w:r>
    </w:p>
    <w:p w14:paraId="62DAAAFF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点击“直方图”，进入直方图界面。</w:t>
      </w:r>
    </w:p>
    <w:p w14:paraId="79DED133" w14:textId="77777777" w:rsidR="006305F7" w:rsidRDefault="006305F7">
      <w:pPr>
        <w:spacing w:line="460" w:lineRule="exact"/>
        <w:rPr>
          <w:kern w:val="0"/>
          <w:sz w:val="24"/>
        </w:rPr>
      </w:pPr>
    </w:p>
    <w:p w14:paraId="740C8630" w14:textId="77777777" w:rsidR="006305F7" w:rsidRDefault="006305F7">
      <w:pPr>
        <w:spacing w:line="460" w:lineRule="exact"/>
        <w:rPr>
          <w:kern w:val="0"/>
          <w:sz w:val="24"/>
        </w:rPr>
      </w:pPr>
    </w:p>
    <w:p w14:paraId="1F84D899" w14:textId="77777777" w:rsidR="006305F7" w:rsidRDefault="006305F7">
      <w:pPr>
        <w:spacing w:line="460" w:lineRule="exact"/>
        <w:rPr>
          <w:kern w:val="0"/>
          <w:sz w:val="24"/>
        </w:rPr>
      </w:pPr>
    </w:p>
    <w:p w14:paraId="4676347B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29ABE410" wp14:editId="425910F4">
            <wp:simplePos x="0" y="0"/>
            <wp:positionH relativeFrom="column">
              <wp:posOffset>231140</wp:posOffset>
            </wp:positionH>
            <wp:positionV relativeFrom="paragraph">
              <wp:posOffset>452755</wp:posOffset>
            </wp:positionV>
            <wp:extent cx="5077460" cy="2750185"/>
            <wp:effectExtent l="0" t="0" r="8890" b="12065"/>
            <wp:wrapSquare wrapText="bothSides"/>
            <wp:docPr id="72" name="图片 3" descr="D:\work\HolterSystem\文档\注册\送检\最新文件\图片\脱敏文件\017、报告编辑总结-已脱敏.PNG017、报告编辑总结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" descr="D:\work\HolterSystem\文档\注册\送检\最新文件\图片\脱敏文件\017、报告编辑总结-已脱敏.PNG017、报告编辑总结-已脱敏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图十八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报告编辑总结</w:t>
      </w:r>
    </w:p>
    <w:p w14:paraId="3FC836CA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点击“报告编辑”，进入报告编辑的总结界面。</w:t>
      </w:r>
    </w:p>
    <w:p w14:paraId="7EEAB0A1" w14:textId="77777777" w:rsidR="006305F7" w:rsidRDefault="006305F7">
      <w:pPr>
        <w:spacing w:line="460" w:lineRule="exact"/>
        <w:rPr>
          <w:kern w:val="0"/>
          <w:sz w:val="24"/>
        </w:rPr>
      </w:pPr>
    </w:p>
    <w:p w14:paraId="0C871B1C" w14:textId="77777777" w:rsidR="006305F7" w:rsidRDefault="006305F7">
      <w:pPr>
        <w:spacing w:line="460" w:lineRule="exact"/>
        <w:rPr>
          <w:kern w:val="0"/>
          <w:sz w:val="24"/>
        </w:rPr>
      </w:pPr>
    </w:p>
    <w:p w14:paraId="3627B626" w14:textId="77777777" w:rsidR="006305F7" w:rsidRDefault="006305F7">
      <w:pPr>
        <w:spacing w:line="460" w:lineRule="exact"/>
        <w:rPr>
          <w:kern w:val="0"/>
          <w:sz w:val="24"/>
        </w:rPr>
      </w:pPr>
    </w:p>
    <w:p w14:paraId="2C839364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noProof/>
          <w:kern w:val="0"/>
          <w:sz w:val="24"/>
        </w:rPr>
        <w:drawing>
          <wp:anchor distT="0" distB="0" distL="114300" distR="114300" simplePos="0" relativeHeight="251804672" behindDoc="0" locked="0" layoutInCell="1" allowOverlap="1" wp14:anchorId="6DEC43FE" wp14:editId="1BF961EF">
            <wp:simplePos x="0" y="0"/>
            <wp:positionH relativeFrom="column">
              <wp:posOffset>94615</wp:posOffset>
            </wp:positionH>
            <wp:positionV relativeFrom="paragraph">
              <wp:posOffset>344805</wp:posOffset>
            </wp:positionV>
            <wp:extent cx="5081270" cy="2752090"/>
            <wp:effectExtent l="0" t="0" r="5080" b="10160"/>
            <wp:wrapSquare wrapText="bothSides"/>
            <wp:docPr id="18" name="图片 18" descr="D:\work\HolterSystem\文档\注册\送检\最新文件\图片\脱敏文件\018、小时汇总界面-已脱敏.PNG018、小时汇总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D:\work\HolterSystem\文档\注册\送检\最新文件\图片\脱敏文件\018、小时汇总界面-已脱敏.PNG018、小时汇总界面-已脱敏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图十九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小时汇总</w:t>
      </w:r>
    </w:p>
    <w:p w14:paraId="4EBA3706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点击“小时汇总”，进入报告编辑的小时汇总界面</w:t>
      </w:r>
    </w:p>
    <w:p w14:paraId="58DDB6E5" w14:textId="77777777" w:rsidR="006305F7" w:rsidRDefault="006305F7">
      <w:pPr>
        <w:spacing w:line="460" w:lineRule="exact"/>
        <w:rPr>
          <w:kern w:val="0"/>
          <w:sz w:val="24"/>
        </w:rPr>
      </w:pPr>
    </w:p>
    <w:p w14:paraId="4CBE679A" w14:textId="77777777" w:rsidR="006305F7" w:rsidRDefault="006305F7">
      <w:pPr>
        <w:spacing w:line="460" w:lineRule="exact"/>
        <w:rPr>
          <w:kern w:val="0"/>
          <w:sz w:val="24"/>
        </w:rPr>
      </w:pPr>
    </w:p>
    <w:p w14:paraId="3F9954D0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492ECEA3" wp14:editId="23BA21A0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8F8B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noProof/>
          <w:kern w:val="0"/>
          <w:sz w:val="24"/>
        </w:rPr>
        <w:drawing>
          <wp:anchor distT="0" distB="0" distL="114300" distR="114300" simplePos="0" relativeHeight="251803648" behindDoc="0" locked="0" layoutInCell="1" allowOverlap="1" wp14:anchorId="36A8CBDF" wp14:editId="04A1EE33">
            <wp:simplePos x="0" y="0"/>
            <wp:positionH relativeFrom="column">
              <wp:posOffset>-1905</wp:posOffset>
            </wp:positionH>
            <wp:positionV relativeFrom="paragraph">
              <wp:posOffset>435610</wp:posOffset>
            </wp:positionV>
            <wp:extent cx="5081270" cy="2754630"/>
            <wp:effectExtent l="0" t="0" r="5080" b="7620"/>
            <wp:wrapSquare wrapText="bothSides"/>
            <wp:docPr id="17" name="图片 17" descr="D:\work\HolterSystem\文档\注册\送检\最新文件\图片\脱敏文件\019、生成报告界面-已脱敏.PNG019、生成报告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:\work\HolterSystem\文档\注册\送检\最新文件\图片\脱敏文件\019、生成报告界面-已脱敏.PNG019、生成报告界面-已脱敏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图二十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生成报告</w:t>
      </w:r>
    </w:p>
    <w:p w14:paraId="522ABB7C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点击“生成报告”，进入生成报告界面。</w:t>
      </w:r>
    </w:p>
    <w:p w14:paraId="4C6764C7" w14:textId="77777777" w:rsidR="006305F7" w:rsidRDefault="006305F7">
      <w:pPr>
        <w:spacing w:line="460" w:lineRule="exact"/>
        <w:rPr>
          <w:kern w:val="0"/>
          <w:sz w:val="24"/>
        </w:rPr>
      </w:pPr>
    </w:p>
    <w:p w14:paraId="3592133D" w14:textId="77777777" w:rsidR="006305F7" w:rsidRDefault="006305F7">
      <w:pPr>
        <w:spacing w:line="460" w:lineRule="exact"/>
        <w:rPr>
          <w:kern w:val="0"/>
          <w:sz w:val="24"/>
        </w:rPr>
      </w:pPr>
    </w:p>
    <w:p w14:paraId="3FF8E90C" w14:textId="77777777" w:rsidR="006305F7" w:rsidRDefault="006305F7">
      <w:pPr>
        <w:spacing w:line="460" w:lineRule="exact"/>
        <w:rPr>
          <w:kern w:val="0"/>
          <w:sz w:val="24"/>
        </w:rPr>
      </w:pPr>
    </w:p>
    <w:p w14:paraId="4B113BB0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noProof/>
        </w:rPr>
        <w:drawing>
          <wp:anchor distT="0" distB="0" distL="114300" distR="114300" simplePos="0" relativeHeight="251788288" behindDoc="0" locked="0" layoutInCell="1" allowOverlap="1" wp14:anchorId="533BD93E" wp14:editId="3A09FAA3">
            <wp:simplePos x="0" y="0"/>
            <wp:positionH relativeFrom="margin">
              <wp:posOffset>96520</wp:posOffset>
            </wp:positionH>
            <wp:positionV relativeFrom="paragraph">
              <wp:posOffset>418465</wp:posOffset>
            </wp:positionV>
            <wp:extent cx="5075555" cy="2748915"/>
            <wp:effectExtent l="0" t="0" r="10795" b="13335"/>
            <wp:wrapSquare wrapText="bothSides"/>
            <wp:docPr id="106" name="图片 106" descr="D:\work\HolterSystem\文档\注册\送检\最新文件\图片\脱敏文件\020、生成报告总结界面-已脱敏.PNG020、生成报告总结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D:\work\HolterSystem\文档\注册\送检\最新文件\图片\脱敏文件\020、生成报告总结界面-已脱敏.PNG020、生成报告总结界面-已脱敏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图二十一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生成报告总结</w:t>
      </w:r>
    </w:p>
    <w:p w14:paraId="6F2BAFF8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</w:t>
      </w:r>
      <w:r>
        <w:rPr>
          <w:rFonts w:hint="eastAsia"/>
          <w:kern w:val="0"/>
          <w:sz w:val="24"/>
        </w:rPr>
        <w:t>+</w:t>
      </w:r>
      <w:r>
        <w:rPr>
          <w:rFonts w:hint="eastAsia"/>
          <w:kern w:val="0"/>
          <w:sz w:val="24"/>
        </w:rPr>
        <w:t>”，弹出总结选项。</w:t>
      </w:r>
    </w:p>
    <w:p w14:paraId="7A0A9F8C" w14:textId="77777777" w:rsidR="006305F7" w:rsidRDefault="006305F7">
      <w:pPr>
        <w:spacing w:line="460" w:lineRule="exact"/>
        <w:rPr>
          <w:kern w:val="0"/>
          <w:sz w:val="24"/>
        </w:rPr>
      </w:pPr>
    </w:p>
    <w:p w14:paraId="0497B1C7" w14:textId="77777777" w:rsidR="006305F7" w:rsidRDefault="006305F7">
      <w:pPr>
        <w:spacing w:line="460" w:lineRule="exact"/>
        <w:rPr>
          <w:kern w:val="0"/>
          <w:sz w:val="24"/>
        </w:rPr>
      </w:pPr>
    </w:p>
    <w:p w14:paraId="4A8BD2C5" w14:textId="77777777" w:rsidR="006305F7" w:rsidRDefault="006305F7">
      <w:pPr>
        <w:spacing w:line="460" w:lineRule="exact"/>
        <w:rPr>
          <w:kern w:val="0"/>
          <w:sz w:val="24"/>
        </w:rPr>
      </w:pPr>
    </w:p>
    <w:p w14:paraId="7121A13C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kern w:val="0"/>
          <w:sz w:val="24"/>
        </w:rPr>
        <w:t>图二十二</w:t>
      </w:r>
      <w:r>
        <w:rPr>
          <w:rFonts w:hint="eastAsia"/>
          <w:kern w:val="0"/>
          <w:sz w:val="24"/>
        </w:rPr>
        <w:t xml:space="preserve">  </w:t>
      </w:r>
      <w:r>
        <w:rPr>
          <w:rFonts w:hint="eastAsia"/>
          <w:kern w:val="0"/>
          <w:sz w:val="24"/>
        </w:rPr>
        <w:t>预览</w:t>
      </w:r>
      <w:r>
        <w:rPr>
          <w:rFonts w:hint="eastAsia"/>
          <w:kern w:val="0"/>
          <w:sz w:val="24"/>
        </w:rPr>
        <w:t>/</w:t>
      </w:r>
      <w:r>
        <w:rPr>
          <w:rFonts w:hint="eastAsia"/>
          <w:kern w:val="0"/>
          <w:sz w:val="24"/>
        </w:rPr>
        <w:t>打印报告</w:t>
      </w:r>
    </w:p>
    <w:p w14:paraId="32337A8D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noProof/>
          <w:kern w:val="0"/>
          <w:sz w:val="24"/>
        </w:rPr>
        <w:drawing>
          <wp:anchor distT="0" distB="0" distL="114300" distR="114300" simplePos="0" relativeHeight="251802624" behindDoc="0" locked="0" layoutInCell="1" allowOverlap="1" wp14:anchorId="2BE11443" wp14:editId="74D30808">
            <wp:simplePos x="0" y="0"/>
            <wp:positionH relativeFrom="column">
              <wp:posOffset>33655</wp:posOffset>
            </wp:positionH>
            <wp:positionV relativeFrom="paragraph">
              <wp:posOffset>58420</wp:posOffset>
            </wp:positionV>
            <wp:extent cx="5273040" cy="2861945"/>
            <wp:effectExtent l="0" t="0" r="3810" b="14605"/>
            <wp:wrapSquare wrapText="bothSides"/>
            <wp:docPr id="12" name="图片 12" descr="D:\work\HolterSystem\文档\注册\送检\最新文件\图片\脱敏文件\021、预览打印报告界面-已脱敏.PNG021、预览打印报告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:\work\HolterSystem\文档\注册\送检\最新文件\图片\脱敏文件\021、预览打印报告界面-已脱敏.PNG021、预览打印报告界面-已脱敏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点击“预览</w:t>
      </w:r>
      <w:r>
        <w:rPr>
          <w:rFonts w:hint="eastAsia"/>
          <w:kern w:val="0"/>
          <w:sz w:val="24"/>
        </w:rPr>
        <w:t>/</w:t>
      </w:r>
      <w:r>
        <w:rPr>
          <w:rFonts w:hint="eastAsia"/>
          <w:kern w:val="0"/>
          <w:sz w:val="24"/>
        </w:rPr>
        <w:t>打印报告”，弹出报告。</w:t>
      </w:r>
    </w:p>
    <w:p w14:paraId="7BF14185" w14:textId="77777777" w:rsidR="006305F7" w:rsidRDefault="006305F7">
      <w:pPr>
        <w:spacing w:line="460" w:lineRule="exact"/>
        <w:rPr>
          <w:kern w:val="0"/>
          <w:sz w:val="24"/>
        </w:rPr>
      </w:pPr>
    </w:p>
    <w:p w14:paraId="716B8466" w14:textId="77777777" w:rsidR="006305F7" w:rsidRDefault="006305F7">
      <w:pPr>
        <w:spacing w:line="460" w:lineRule="exact"/>
        <w:rPr>
          <w:kern w:val="0"/>
          <w:sz w:val="24"/>
        </w:rPr>
      </w:pPr>
    </w:p>
    <w:p w14:paraId="44C32B46" w14:textId="77777777" w:rsidR="006305F7" w:rsidRDefault="006305F7">
      <w:pPr>
        <w:spacing w:line="460" w:lineRule="exact"/>
        <w:rPr>
          <w:kern w:val="0"/>
          <w:sz w:val="24"/>
        </w:rPr>
      </w:pPr>
    </w:p>
    <w:p w14:paraId="0E5FFDC4" w14:textId="77777777" w:rsidR="006305F7" w:rsidRDefault="003B5DEF">
      <w:pPr>
        <w:rPr>
          <w:kern w:val="0"/>
          <w:sz w:val="24"/>
        </w:rPr>
      </w:pPr>
      <w:r>
        <w:rPr>
          <w:kern w:val="0"/>
          <w:sz w:val="24"/>
        </w:rPr>
        <w:br w:type="page"/>
      </w:r>
    </w:p>
    <w:p w14:paraId="1396F9CF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kern w:val="0"/>
          <w:sz w:val="24"/>
        </w:rPr>
        <w:lastRenderedPageBreak/>
        <w:t>附录</w:t>
      </w:r>
      <w:r>
        <w:rPr>
          <w:kern w:val="0"/>
          <w:sz w:val="24"/>
        </w:rPr>
        <w:t>3.</w:t>
      </w:r>
      <w:r>
        <w:rPr>
          <w:kern w:val="0"/>
          <w:sz w:val="24"/>
        </w:rPr>
        <w:t>物理拓扑图及必要注释</w:t>
      </w:r>
    </w:p>
    <w:p w14:paraId="21FA371E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bookmarkEnd w:id="5"/>
    <w:p w14:paraId="1721473A" w14:textId="77777777" w:rsidR="006305F7" w:rsidRDefault="003B5DEF">
      <w:pPr>
        <w:snapToGrid w:val="0"/>
        <w:spacing w:line="360" w:lineRule="auto"/>
        <w:jc w:val="center"/>
      </w:pPr>
      <w:r>
        <w:rPr>
          <w:rFonts w:hint="eastAsia"/>
        </w:rPr>
        <w:t>硬件关系</w:t>
      </w:r>
    </w:p>
    <w:p w14:paraId="72B640ED" w14:textId="77777777" w:rsidR="006305F7" w:rsidRDefault="006305F7">
      <w:pPr>
        <w:snapToGrid w:val="0"/>
        <w:spacing w:line="360" w:lineRule="auto"/>
        <w:rPr>
          <w:sz w:val="15"/>
          <w:szCs w:val="15"/>
        </w:rPr>
      </w:pPr>
    </w:p>
    <w:p w14:paraId="54E5C187" w14:textId="77777777" w:rsidR="006305F7" w:rsidRDefault="003B5DEF">
      <w:pPr>
        <w:snapToGrid w:val="0"/>
        <w:spacing w:line="360" w:lineRule="auto"/>
        <w:jc w:val="center"/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5EE815DD" wp14:editId="089B9BFA">
                <wp:simplePos x="0" y="0"/>
                <wp:positionH relativeFrom="column">
                  <wp:posOffset>1632585</wp:posOffset>
                </wp:positionH>
                <wp:positionV relativeFrom="paragraph">
                  <wp:posOffset>1270</wp:posOffset>
                </wp:positionV>
                <wp:extent cx="2027555" cy="3201035"/>
                <wp:effectExtent l="6350" t="6350" r="23495" b="12065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7555" cy="3201035"/>
                          <a:chOff x="0" y="0"/>
                          <a:chExt cx="1733550" cy="2638425"/>
                        </a:xfrm>
                      </wpg:grpSpPr>
                      <wps:wsp>
                        <wps:cNvPr id="10" name="矩形: 圆角 10"/>
                        <wps:cNvSpPr/>
                        <wps:spPr>
                          <a:xfrm>
                            <a:off x="495300" y="0"/>
                            <a:ext cx="781050" cy="3524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027562" w14:textId="77777777" w:rsidR="00C84696" w:rsidRDefault="00C8469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计算机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" name="矩形: 圆角 13"/>
                        <wps:cNvSpPr/>
                        <wps:spPr>
                          <a:xfrm>
                            <a:off x="0" y="714375"/>
                            <a:ext cx="1733550" cy="3524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8F83DD" w14:textId="77777777" w:rsidR="00C84696" w:rsidRDefault="00C8469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动态心电分析软件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" name="矩形: 圆角 14"/>
                        <wps:cNvSpPr/>
                        <wps:spPr>
                          <a:xfrm>
                            <a:off x="476250" y="1466850"/>
                            <a:ext cx="781050" cy="3524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E12447" w14:textId="77777777" w:rsidR="00C84696" w:rsidRDefault="00C8469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" name="矩形: 圆角 15"/>
                        <wps:cNvSpPr/>
                        <wps:spPr>
                          <a:xfrm>
                            <a:off x="266701" y="2286000"/>
                            <a:ext cx="1200149" cy="3524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5A1E82" w14:textId="77777777" w:rsidR="00C84696" w:rsidRDefault="00C84696">
                              <w:r>
                                <w:rPr>
                                  <w:rFonts w:hint="eastAsia"/>
                                </w:rPr>
                                <w:t>动态心电记录仪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" name="箭头: 下 16"/>
                        <wps:cNvSpPr/>
                        <wps:spPr>
                          <a:xfrm>
                            <a:off x="828675" y="390525"/>
                            <a:ext cx="76316" cy="28575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" name="箭头: 上下 19"/>
                        <wps:cNvSpPr/>
                        <wps:spPr>
                          <a:xfrm>
                            <a:off x="828675" y="1133475"/>
                            <a:ext cx="78105" cy="27432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" name="箭头: 上下 20"/>
                        <wps:cNvSpPr/>
                        <wps:spPr>
                          <a:xfrm>
                            <a:off x="838200" y="1905000"/>
                            <a:ext cx="78105" cy="30293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E815DD" id="组合 21" o:spid="_x0000_s1142" style="position:absolute;left:0;text-align:left;margin-left:128.55pt;margin-top:.1pt;width:159.65pt;height:252.05pt;z-index:251712512;mso-position-horizontal-relative:text;mso-position-vertical-relative:text" coordsize="17335,26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">
                <v:roundrect id="矩形: 圆角 10" o:spid="_x0000_s1143" style="position:absolute;left:4953;width:7810;height:35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4A027562" w14:textId="77777777" w:rsidR="00C84696" w:rsidRDefault="00C8469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计算机</w:t>
                        </w:r>
                      </w:p>
                    </w:txbxContent>
                  </v:textbox>
                </v:roundrect>
                <v:roundrect id="矩形: 圆角 13" o:spid="_x0000_s1144" style="position:absolute;top:7143;width:17335;height:35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" fillcolor="#4472c4 [3204]" strokecolor="#1f3763 [1604]" strokeweight="1pt">
                  <v:stroke joinstyle="miter"/>
                  <v:textbox>
                    <w:txbxContent>
                      <w:p w14:paraId="448F83DD" w14:textId="77777777" w:rsidR="00C84696" w:rsidRDefault="00C8469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动态心电分析软件</w:t>
                        </w:r>
                      </w:p>
                    </w:txbxContent>
                  </v:textbox>
                </v:roundrect>
                <v:roundrect id="矩形: 圆角 14" o:spid="_x0000_s1145" style="position:absolute;left:4762;top:14668;width:7811;height:35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5EE12447" w14:textId="77777777" w:rsidR="00C84696" w:rsidRDefault="00C8469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oundrect>
                <v:roundrect id="矩形: 圆角 15" o:spid="_x0000_s1146" style="position:absolute;left:2667;top:22860;width:12001;height:35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" fillcolor="#4472c4 [3204]" strokecolor="#1f3763 [1604]" strokeweight="1pt">
                  <v:stroke joinstyle="miter"/>
                  <v:textbox>
                    <w:txbxContent>
                      <w:p w14:paraId="6E5A1E82" w14:textId="77777777" w:rsidR="00C84696" w:rsidRDefault="00C84696">
                        <w:r>
                          <w:rPr>
                            <w:rFonts w:hint="eastAsia"/>
                          </w:rPr>
                          <w:t>动态心电记录仪</w:t>
                        </w:r>
                      </w:p>
                    </w:txbxContent>
                  </v:textbox>
                </v:roundrect>
                <v:shape id="箭头: 下 16" o:spid="_x0000_s1147" type="#_x0000_t67" style="position:absolute;left:8286;top:3905;width:763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" adj="18716" fillcolor="#4472c4 [3204]" strokecolor="#1f3763 [1604]" strokeweight="1pt"/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箭头: 上下 19" o:spid="_x0000_s1148" type="#_x0000_t70" style="position:absolute;left:8286;top:11334;width:781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" adj=",3075" fillcolor="#4472c4 [3204]" strokecolor="#1f3763 [1604]" strokeweight="1pt"/>
                <v:shape id="箭头: 上下 20" o:spid="_x0000_s1149" type="#_x0000_t70" style="position:absolute;left:8382;top:19050;width:781;height:3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" adj=",2785" fillcolor="#4472c4 [3204]" strokecolor="#1f3763 [1604]" strokeweight="1pt"/>
              </v:group>
            </w:pict>
          </mc:Fallback>
        </mc:AlternateContent>
      </w:r>
    </w:p>
    <w:p w14:paraId="12515D9C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5680F13A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2BB329D2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13581869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35AD33AF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50A49B9D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55F2A41C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588EAA5A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742A12E9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0D247B25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4B94EFB7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2BBD1EF1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1158C6C4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15CDFE0F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1A984969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5F451151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77B637E6" w14:textId="77777777" w:rsidR="006305F7" w:rsidRDefault="006305F7">
      <w:pPr>
        <w:snapToGrid w:val="0"/>
        <w:spacing w:line="360" w:lineRule="auto"/>
        <w:rPr>
          <w:sz w:val="15"/>
          <w:szCs w:val="15"/>
        </w:rPr>
      </w:pPr>
    </w:p>
    <w:p w14:paraId="248B6CD7" w14:textId="77777777" w:rsidR="006305F7" w:rsidRDefault="006305F7">
      <w:pPr>
        <w:snapToGrid w:val="0"/>
        <w:spacing w:line="360" w:lineRule="auto"/>
        <w:rPr>
          <w:sz w:val="15"/>
          <w:szCs w:val="15"/>
        </w:rPr>
      </w:pPr>
    </w:p>
    <w:p w14:paraId="13DB385E" w14:textId="77777777" w:rsidR="006305F7" w:rsidRDefault="006305F7">
      <w:pPr>
        <w:snapToGrid w:val="0"/>
        <w:spacing w:line="360" w:lineRule="auto"/>
        <w:rPr>
          <w:sz w:val="15"/>
          <w:szCs w:val="15"/>
        </w:rPr>
      </w:pPr>
    </w:p>
    <w:p w14:paraId="5C0E33D5" w14:textId="77777777" w:rsidR="006305F7" w:rsidRDefault="006305F7">
      <w:pPr>
        <w:snapToGrid w:val="0"/>
        <w:spacing w:line="360" w:lineRule="auto"/>
        <w:rPr>
          <w:sz w:val="15"/>
          <w:szCs w:val="15"/>
        </w:rPr>
      </w:pPr>
    </w:p>
    <w:p w14:paraId="27E7495F" w14:textId="77777777" w:rsidR="006305F7" w:rsidRDefault="006305F7">
      <w:pPr>
        <w:snapToGrid w:val="0"/>
        <w:spacing w:line="360" w:lineRule="auto"/>
        <w:rPr>
          <w:sz w:val="15"/>
          <w:szCs w:val="15"/>
        </w:rPr>
      </w:pPr>
    </w:p>
    <w:p w14:paraId="6EF696ED" w14:textId="77777777" w:rsidR="006305F7" w:rsidRDefault="006305F7">
      <w:pPr>
        <w:snapToGrid w:val="0"/>
        <w:spacing w:line="360" w:lineRule="auto"/>
        <w:rPr>
          <w:sz w:val="15"/>
          <w:szCs w:val="15"/>
        </w:rPr>
      </w:pPr>
    </w:p>
    <w:p w14:paraId="05090500" w14:textId="77777777" w:rsidR="006305F7" w:rsidRDefault="003B5DEF">
      <w:pPr>
        <w:snapToGrid w:val="0"/>
        <w:spacing w:line="360" w:lineRule="auto"/>
        <w:ind w:firstLineChars="200" w:firstLine="480"/>
        <w:rPr>
          <w:kern w:val="0"/>
          <w:sz w:val="24"/>
        </w:rPr>
      </w:pPr>
      <w:r>
        <w:rPr>
          <w:rFonts w:ascii="宋体" w:hAnsi="宋体" w:hint="eastAsia"/>
          <w:sz w:val="24"/>
        </w:rPr>
        <w:t>动态心电记录仪：要求为</w:t>
      </w:r>
      <w:r>
        <w:rPr>
          <w:rFonts w:hint="eastAsia"/>
          <w:kern w:val="0"/>
          <w:sz w:val="24"/>
        </w:rPr>
        <w:t>通心络科（河北）科技有限公司生产的十二导联动态心电记录仪。</w:t>
      </w:r>
    </w:p>
    <w:p w14:paraId="46119110" w14:textId="77777777" w:rsidR="006305F7" w:rsidRDefault="003B5DEF">
      <w:pPr>
        <w:snapToGrid w:val="0"/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动态心电记录仪采集的心电数据通过</w:t>
      </w:r>
      <w:r>
        <w:rPr>
          <w:rFonts w:hint="eastAsia"/>
          <w:kern w:val="0"/>
          <w:sz w:val="24"/>
        </w:rPr>
        <w:t>W</w:t>
      </w:r>
      <w:r>
        <w:rPr>
          <w:kern w:val="0"/>
          <w:sz w:val="24"/>
        </w:rPr>
        <w:t>IFI</w:t>
      </w:r>
      <w:r>
        <w:rPr>
          <w:rFonts w:hint="eastAsia"/>
          <w:kern w:val="0"/>
          <w:sz w:val="24"/>
        </w:rPr>
        <w:t>上传至服务器，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动态心电分析软件下载服务器的心电数据至本地，使用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动态心电分析软件辅助分析、处理后的数据及报告上传至服务器，报告可下载至动态心电记录仪。</w:t>
      </w:r>
    </w:p>
    <w:p w14:paraId="54ABA4A9" w14:textId="7EECB8DB" w:rsidR="006305F7" w:rsidRDefault="003B5DEF" w:rsidP="00E70249">
      <w:pPr>
        <w:rPr>
          <w:kern w:val="0"/>
          <w:sz w:val="24"/>
        </w:rPr>
      </w:pPr>
      <w:r>
        <w:rPr>
          <w:rFonts w:hint="eastAsia"/>
          <w:kern w:val="0"/>
          <w:sz w:val="24"/>
        </w:rPr>
        <w:br w:type="page"/>
      </w:r>
    </w:p>
    <w:sectPr w:rsidR="006305F7"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严鑫能" w:date="2020-09-18T18:12:00Z" w:initials="严鑫能">
    <w:p w14:paraId="032FE1F9" w14:textId="12E6901A" w:rsidR="00E833BD" w:rsidRDefault="00E833BD">
      <w:pPr>
        <w:pStyle w:val="a3"/>
      </w:pPr>
      <w:r>
        <w:rPr>
          <w:rStyle w:val="af0"/>
        </w:rPr>
        <w:annotationRef/>
      </w:r>
      <w:bookmarkStart w:id="1" w:name="_Hlk51345330"/>
      <w:bookmarkStart w:id="2" w:name="_GoBack"/>
      <w:r>
        <w:rPr>
          <w:rFonts w:hint="eastAsia"/>
        </w:rPr>
        <w:t>发布版本号建议：</w:t>
      </w:r>
      <w:r>
        <w:rPr>
          <w:rFonts w:hint="eastAsia"/>
        </w:rPr>
        <w:t>V</w:t>
      </w:r>
      <w:r>
        <w:t>1</w:t>
      </w:r>
      <w:r>
        <w:rPr>
          <w:rFonts w:hint="eastAsia"/>
        </w:rPr>
        <w:t>。理由是：法规上规定第一位“重大增强类软件更新”才需要许可事项变更，因此发布版本号为</w:t>
      </w:r>
      <w:r>
        <w:rPr>
          <w:rFonts w:hint="eastAsia"/>
        </w:rPr>
        <w:t>V</w:t>
      </w:r>
      <w:r>
        <w:t>1</w:t>
      </w:r>
      <w:r>
        <w:rPr>
          <w:rFonts w:hint="eastAsia"/>
        </w:rPr>
        <w:t>，如果为</w:t>
      </w:r>
      <w:r>
        <w:t>V1.0</w:t>
      </w:r>
      <w:r>
        <w:rPr>
          <w:rFonts w:hint="eastAsia"/>
        </w:rPr>
        <w:t>，那么涉及到</w:t>
      </w:r>
      <w:r>
        <w:rPr>
          <w:rFonts w:ascii="宋体" w:hAnsi="宋体" w:cs="宋体" w:hint="eastAsia"/>
          <w:color w:val="000000"/>
        </w:rPr>
        <w:t>“</w:t>
      </w:r>
      <w:r>
        <w:rPr>
          <w:rFonts w:ascii="宋体" w:hAnsi="宋体" w:cs="宋体"/>
          <w:color w:val="000000"/>
        </w:rPr>
        <w:t>轻微增强类软件更新</w:t>
      </w:r>
      <w:r>
        <w:rPr>
          <w:rFonts w:ascii="宋体" w:hAnsi="宋体" w:cs="宋体" w:hint="eastAsia"/>
          <w:color w:val="000000"/>
        </w:rPr>
        <w:t>”</w:t>
      </w:r>
      <w:r>
        <w:rPr>
          <w:rFonts w:ascii="宋体" w:hAnsi="宋体" w:cs="宋体" w:hint="eastAsia"/>
          <w:color w:val="000000"/>
        </w:rPr>
        <w:t>，也要进行重新变更注册。</w:t>
      </w:r>
      <w:bookmarkEnd w:id="1"/>
      <w:bookmarkEnd w:id="2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32FE1F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32FE1F9" w16cid:durableId="230F771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225C0E" w14:textId="77777777" w:rsidR="00B078F4" w:rsidRDefault="00B078F4">
      <w:r>
        <w:separator/>
      </w:r>
    </w:p>
  </w:endnote>
  <w:endnote w:type="continuationSeparator" w:id="0">
    <w:p w14:paraId="192F0CC9" w14:textId="77777777" w:rsidR="00B078F4" w:rsidRDefault="00B078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E6728C" w14:textId="77777777" w:rsidR="00C84696" w:rsidRDefault="00C84696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4BB6D62" wp14:editId="35601ED8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FD20010" w14:textId="593C55BF" w:rsidR="00C84696" w:rsidRDefault="00C84696">
                          <w:pPr>
                            <w:pStyle w:val="a9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eastAsia="宋体" w:hint="eastAsia"/>
                            </w:rPr>
                            <w:t>第</w:t>
                          </w:r>
                          <w:r>
                            <w:rPr>
                              <w:rFonts w:eastAsia="宋体" w:hint="eastAsia"/>
                            </w:rPr>
                            <w:t xml:space="preserve"> </w:t>
                          </w:r>
                          <w:r>
                            <w:rPr>
                              <w:rFonts w:eastAsia="宋体" w:hint="eastAsia"/>
                            </w:rPr>
                            <w:fldChar w:fldCharType="begin"/>
                          </w:r>
                          <w:r>
                            <w:rPr>
                              <w:rFonts w:eastAsia="宋体"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eastAsia="宋体" w:hint="eastAsia"/>
                            </w:rPr>
                            <w:fldChar w:fldCharType="separate"/>
                          </w:r>
                          <w:r w:rsidR="00156FAA">
                            <w:rPr>
                              <w:rFonts w:eastAsia="宋体"/>
                              <w:noProof/>
                            </w:rPr>
                            <w:t>4</w:t>
                          </w:r>
                          <w:r>
                            <w:rPr>
                              <w:rFonts w:eastAsia="宋体" w:hint="eastAsia"/>
                            </w:rPr>
                            <w:fldChar w:fldCharType="end"/>
                          </w:r>
                          <w:r>
                            <w:rPr>
                              <w:rFonts w:eastAsia="宋体" w:hint="eastAsia"/>
                            </w:rPr>
                            <w:t xml:space="preserve"> </w:t>
                          </w:r>
                          <w:r>
                            <w:rPr>
                              <w:rFonts w:eastAsia="宋体" w:hint="eastAsia"/>
                            </w:rPr>
                            <w:t>页</w:t>
                          </w:r>
                          <w:r>
                            <w:rPr>
                              <w:rFonts w:eastAsia="宋体" w:hint="eastAsia"/>
                            </w:rPr>
                            <w:t xml:space="preserve"> </w:t>
                          </w:r>
                          <w:r>
                            <w:rPr>
                              <w:rFonts w:eastAsia="宋体" w:hint="eastAsia"/>
                            </w:rPr>
                            <w:t>共</w:t>
                          </w:r>
                          <w:r>
                            <w:rPr>
                              <w:rFonts w:eastAsia="宋体" w:hint="eastAsia"/>
                            </w:rPr>
                            <w:t xml:space="preserve"> </w:t>
                          </w:r>
                          <w:r>
                            <w:rPr>
                              <w:rFonts w:eastAsia="宋体" w:hint="eastAsia"/>
                            </w:rPr>
                            <w:fldChar w:fldCharType="begin"/>
                          </w:r>
                          <w:r>
                            <w:rPr>
                              <w:rFonts w:eastAsia="宋体" w:hint="eastAsia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eastAsia="宋体" w:hint="eastAsia"/>
                            </w:rPr>
                            <w:fldChar w:fldCharType="separate"/>
                          </w:r>
                          <w:r w:rsidR="00156FAA">
                            <w:rPr>
                              <w:rFonts w:eastAsia="宋体"/>
                              <w:noProof/>
                            </w:rPr>
                            <w:t>22</w:t>
                          </w:r>
                          <w:r>
                            <w:rPr>
                              <w:rFonts w:eastAsia="宋体" w:hint="eastAsia"/>
                            </w:rPr>
                            <w:fldChar w:fldCharType="end"/>
                          </w:r>
                          <w:r>
                            <w:rPr>
                              <w:rFonts w:eastAsia="宋体" w:hint="eastAsia"/>
                            </w:rPr>
                            <w:t xml:space="preserve"> </w:t>
                          </w:r>
                          <w:r>
                            <w:rPr>
                              <w:rFonts w:eastAsia="宋体" w:hint="eastAsia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BB6D62" id="_x0000_t202" coordsize="21600,21600" o:spt="202" path="m,l,21600r21600,l21600,xe">
              <v:stroke joinstyle="miter"/>
              <v:path gradientshapeok="t" o:connecttype="rect"/>
            </v:shapetype>
            <v:shape id="文本框 5" o:spid="_x0000_s1150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Fvd9cF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14:paraId="6FD20010" w14:textId="593C55BF" w:rsidR="00C84696" w:rsidRDefault="00C84696">
                    <w:pPr>
                      <w:pStyle w:val="a9"/>
                      <w:rPr>
                        <w:rFonts w:eastAsia="宋体"/>
                      </w:rPr>
                    </w:pPr>
                    <w:r>
                      <w:rPr>
                        <w:rFonts w:eastAsia="宋体" w:hint="eastAsia"/>
                      </w:rPr>
                      <w:t>第</w:t>
                    </w:r>
                    <w:r>
                      <w:rPr>
                        <w:rFonts w:eastAsia="宋体" w:hint="eastAsia"/>
                      </w:rPr>
                      <w:t xml:space="preserve"> </w:t>
                    </w:r>
                    <w:r>
                      <w:rPr>
                        <w:rFonts w:eastAsia="宋体" w:hint="eastAsia"/>
                      </w:rPr>
                      <w:fldChar w:fldCharType="begin"/>
                    </w:r>
                    <w:r>
                      <w:rPr>
                        <w:rFonts w:eastAsia="宋体" w:hint="eastAsia"/>
                      </w:rPr>
                      <w:instrText xml:space="preserve"> PAGE  \* MERGEFORMAT </w:instrText>
                    </w:r>
                    <w:r>
                      <w:rPr>
                        <w:rFonts w:eastAsia="宋体" w:hint="eastAsia"/>
                      </w:rPr>
                      <w:fldChar w:fldCharType="separate"/>
                    </w:r>
                    <w:r w:rsidR="00156FAA">
                      <w:rPr>
                        <w:rFonts w:eastAsia="宋体"/>
                        <w:noProof/>
                      </w:rPr>
                      <w:t>4</w:t>
                    </w:r>
                    <w:r>
                      <w:rPr>
                        <w:rFonts w:eastAsia="宋体" w:hint="eastAsia"/>
                      </w:rPr>
                      <w:fldChar w:fldCharType="end"/>
                    </w:r>
                    <w:r>
                      <w:rPr>
                        <w:rFonts w:eastAsia="宋体" w:hint="eastAsia"/>
                      </w:rPr>
                      <w:t xml:space="preserve"> </w:t>
                    </w:r>
                    <w:r>
                      <w:rPr>
                        <w:rFonts w:eastAsia="宋体" w:hint="eastAsia"/>
                      </w:rPr>
                      <w:t>页</w:t>
                    </w:r>
                    <w:r>
                      <w:rPr>
                        <w:rFonts w:eastAsia="宋体" w:hint="eastAsia"/>
                      </w:rPr>
                      <w:t xml:space="preserve"> </w:t>
                    </w:r>
                    <w:r>
                      <w:rPr>
                        <w:rFonts w:eastAsia="宋体" w:hint="eastAsia"/>
                      </w:rPr>
                      <w:t>共</w:t>
                    </w:r>
                    <w:r>
                      <w:rPr>
                        <w:rFonts w:eastAsia="宋体" w:hint="eastAsia"/>
                      </w:rPr>
                      <w:t xml:space="preserve"> </w:t>
                    </w:r>
                    <w:r>
                      <w:rPr>
                        <w:rFonts w:eastAsia="宋体" w:hint="eastAsia"/>
                      </w:rPr>
                      <w:fldChar w:fldCharType="begin"/>
                    </w:r>
                    <w:r>
                      <w:rPr>
                        <w:rFonts w:eastAsia="宋体" w:hint="eastAsia"/>
                      </w:rPr>
                      <w:instrText xml:space="preserve"> NUMPAGES  \* MERGEFORMAT </w:instrText>
                    </w:r>
                    <w:r>
                      <w:rPr>
                        <w:rFonts w:eastAsia="宋体" w:hint="eastAsia"/>
                      </w:rPr>
                      <w:fldChar w:fldCharType="separate"/>
                    </w:r>
                    <w:r w:rsidR="00156FAA">
                      <w:rPr>
                        <w:rFonts w:eastAsia="宋体"/>
                        <w:noProof/>
                      </w:rPr>
                      <w:t>22</w:t>
                    </w:r>
                    <w:r>
                      <w:rPr>
                        <w:rFonts w:eastAsia="宋体" w:hint="eastAsia"/>
                      </w:rPr>
                      <w:fldChar w:fldCharType="end"/>
                    </w:r>
                    <w:r>
                      <w:rPr>
                        <w:rFonts w:eastAsia="宋体" w:hint="eastAsia"/>
                      </w:rPr>
                      <w:t xml:space="preserve"> </w:t>
                    </w:r>
                    <w:r>
                      <w:rPr>
                        <w:rFonts w:eastAsia="宋体" w:hint="eastAsia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2F26B8" w14:textId="77777777" w:rsidR="00B078F4" w:rsidRDefault="00B078F4">
      <w:r>
        <w:separator/>
      </w:r>
    </w:p>
  </w:footnote>
  <w:footnote w:type="continuationSeparator" w:id="0">
    <w:p w14:paraId="38558D49" w14:textId="77777777" w:rsidR="00B078F4" w:rsidRDefault="00B078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11BE5"/>
    <w:multiLevelType w:val="multilevel"/>
    <w:tmpl w:val="07611BE5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FD577C"/>
    <w:multiLevelType w:val="multilevel"/>
    <w:tmpl w:val="44FD577C"/>
    <w:lvl w:ilvl="0">
      <w:start w:val="2"/>
      <w:numFmt w:val="decimal"/>
      <w:lvlText w:val="%1"/>
      <w:lvlJc w:val="left"/>
      <w:pPr>
        <w:ind w:left="360" w:hanging="360"/>
      </w:pPr>
      <w:rPr>
        <w:rFonts w:cs="宋体" w:hint="default"/>
        <w:b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7CCF5A5"/>
    <w:multiLevelType w:val="singleLevel"/>
    <w:tmpl w:val="47CCF5A5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5F94C15B"/>
    <w:multiLevelType w:val="singleLevel"/>
    <w:tmpl w:val="5F94C15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" w15:restartNumberingAfterBreak="0">
    <w:nsid w:val="7D0B846A"/>
    <w:multiLevelType w:val="singleLevel"/>
    <w:tmpl w:val="7D0B846A"/>
    <w:lvl w:ilvl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严鑫能">
    <w15:presenceInfo w15:providerId="None" w15:userId="严鑫能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690E"/>
    <w:rsid w:val="0000794A"/>
    <w:rsid w:val="00024896"/>
    <w:rsid w:val="00026D3F"/>
    <w:rsid w:val="00032089"/>
    <w:rsid w:val="00051C06"/>
    <w:rsid w:val="00053C65"/>
    <w:rsid w:val="00063E39"/>
    <w:rsid w:val="00070948"/>
    <w:rsid w:val="00070A02"/>
    <w:rsid w:val="00087602"/>
    <w:rsid w:val="0009011F"/>
    <w:rsid w:val="000C70FE"/>
    <w:rsid w:val="000F498A"/>
    <w:rsid w:val="001068D3"/>
    <w:rsid w:val="0012475A"/>
    <w:rsid w:val="00124F0F"/>
    <w:rsid w:val="00134594"/>
    <w:rsid w:val="001431A7"/>
    <w:rsid w:val="00150B6F"/>
    <w:rsid w:val="00156FAA"/>
    <w:rsid w:val="00174678"/>
    <w:rsid w:val="00175F1B"/>
    <w:rsid w:val="00181147"/>
    <w:rsid w:val="001A5A18"/>
    <w:rsid w:val="001B33A4"/>
    <w:rsid w:val="001D3FC3"/>
    <w:rsid w:val="001F7713"/>
    <w:rsid w:val="00200B41"/>
    <w:rsid w:val="00226D7B"/>
    <w:rsid w:val="00230464"/>
    <w:rsid w:val="002450F1"/>
    <w:rsid w:val="00260EC7"/>
    <w:rsid w:val="00273A4F"/>
    <w:rsid w:val="00281051"/>
    <w:rsid w:val="002A12CF"/>
    <w:rsid w:val="002A2C75"/>
    <w:rsid w:val="002C3F22"/>
    <w:rsid w:val="002D524F"/>
    <w:rsid w:val="002D73C0"/>
    <w:rsid w:val="002F471D"/>
    <w:rsid w:val="00322C35"/>
    <w:rsid w:val="003247D8"/>
    <w:rsid w:val="00343924"/>
    <w:rsid w:val="00344B86"/>
    <w:rsid w:val="0034697C"/>
    <w:rsid w:val="00356C4E"/>
    <w:rsid w:val="003644AA"/>
    <w:rsid w:val="00366B09"/>
    <w:rsid w:val="003770BE"/>
    <w:rsid w:val="00381530"/>
    <w:rsid w:val="0038181B"/>
    <w:rsid w:val="00386E2B"/>
    <w:rsid w:val="003B5DEF"/>
    <w:rsid w:val="00403E1F"/>
    <w:rsid w:val="00420130"/>
    <w:rsid w:val="004345F7"/>
    <w:rsid w:val="00455D6D"/>
    <w:rsid w:val="00461A01"/>
    <w:rsid w:val="00475451"/>
    <w:rsid w:val="00475BD8"/>
    <w:rsid w:val="00477500"/>
    <w:rsid w:val="0047782D"/>
    <w:rsid w:val="00486180"/>
    <w:rsid w:val="004923C0"/>
    <w:rsid w:val="004943E2"/>
    <w:rsid w:val="004B1B88"/>
    <w:rsid w:val="004E0E46"/>
    <w:rsid w:val="004E445D"/>
    <w:rsid w:val="004E580A"/>
    <w:rsid w:val="005100AD"/>
    <w:rsid w:val="005570DF"/>
    <w:rsid w:val="00564347"/>
    <w:rsid w:val="0058033A"/>
    <w:rsid w:val="00580A6F"/>
    <w:rsid w:val="00582022"/>
    <w:rsid w:val="00583A59"/>
    <w:rsid w:val="00584231"/>
    <w:rsid w:val="005B5341"/>
    <w:rsid w:val="005B5FC0"/>
    <w:rsid w:val="005D27C4"/>
    <w:rsid w:val="005D3FB3"/>
    <w:rsid w:val="005D4EBA"/>
    <w:rsid w:val="005E1685"/>
    <w:rsid w:val="005E2114"/>
    <w:rsid w:val="005F14FE"/>
    <w:rsid w:val="005F1D72"/>
    <w:rsid w:val="006049D7"/>
    <w:rsid w:val="00610165"/>
    <w:rsid w:val="00611317"/>
    <w:rsid w:val="00617DFE"/>
    <w:rsid w:val="00626205"/>
    <w:rsid w:val="006305F7"/>
    <w:rsid w:val="006442B4"/>
    <w:rsid w:val="006444C2"/>
    <w:rsid w:val="00665AEB"/>
    <w:rsid w:val="006848CB"/>
    <w:rsid w:val="006855DF"/>
    <w:rsid w:val="00686AB5"/>
    <w:rsid w:val="006A6556"/>
    <w:rsid w:val="006F0C1D"/>
    <w:rsid w:val="007006EB"/>
    <w:rsid w:val="00761452"/>
    <w:rsid w:val="00763BC8"/>
    <w:rsid w:val="0076752C"/>
    <w:rsid w:val="00782A99"/>
    <w:rsid w:val="00782AB4"/>
    <w:rsid w:val="00783851"/>
    <w:rsid w:val="00785F9D"/>
    <w:rsid w:val="007937D4"/>
    <w:rsid w:val="0079770C"/>
    <w:rsid w:val="007B1877"/>
    <w:rsid w:val="007C0D09"/>
    <w:rsid w:val="008058DB"/>
    <w:rsid w:val="00811042"/>
    <w:rsid w:val="008566AC"/>
    <w:rsid w:val="008667E2"/>
    <w:rsid w:val="0087067D"/>
    <w:rsid w:val="00890CEF"/>
    <w:rsid w:val="00897F32"/>
    <w:rsid w:val="008B2751"/>
    <w:rsid w:val="008C7302"/>
    <w:rsid w:val="008D6252"/>
    <w:rsid w:val="008E49E7"/>
    <w:rsid w:val="008F432E"/>
    <w:rsid w:val="00901C6F"/>
    <w:rsid w:val="00906455"/>
    <w:rsid w:val="00915A38"/>
    <w:rsid w:val="00920067"/>
    <w:rsid w:val="00932EF1"/>
    <w:rsid w:val="00940760"/>
    <w:rsid w:val="00952617"/>
    <w:rsid w:val="00967877"/>
    <w:rsid w:val="009737BF"/>
    <w:rsid w:val="009A0394"/>
    <w:rsid w:val="009B5F3D"/>
    <w:rsid w:val="009C21CB"/>
    <w:rsid w:val="009C5FC1"/>
    <w:rsid w:val="009D5D7E"/>
    <w:rsid w:val="00A1109A"/>
    <w:rsid w:val="00A2102B"/>
    <w:rsid w:val="00A23ADF"/>
    <w:rsid w:val="00A325CE"/>
    <w:rsid w:val="00A350E3"/>
    <w:rsid w:val="00A35E12"/>
    <w:rsid w:val="00A43EB0"/>
    <w:rsid w:val="00A473C6"/>
    <w:rsid w:val="00A528CE"/>
    <w:rsid w:val="00A656FC"/>
    <w:rsid w:val="00A84A2A"/>
    <w:rsid w:val="00A938A9"/>
    <w:rsid w:val="00A97BC4"/>
    <w:rsid w:val="00AA3123"/>
    <w:rsid w:val="00AA6E09"/>
    <w:rsid w:val="00AA7D0A"/>
    <w:rsid w:val="00AB6397"/>
    <w:rsid w:val="00AD50CB"/>
    <w:rsid w:val="00AF107C"/>
    <w:rsid w:val="00B078F4"/>
    <w:rsid w:val="00B25683"/>
    <w:rsid w:val="00B30186"/>
    <w:rsid w:val="00B37442"/>
    <w:rsid w:val="00B40406"/>
    <w:rsid w:val="00B64A57"/>
    <w:rsid w:val="00B746E2"/>
    <w:rsid w:val="00B77DA6"/>
    <w:rsid w:val="00B92875"/>
    <w:rsid w:val="00BA1E00"/>
    <w:rsid w:val="00BA7A6F"/>
    <w:rsid w:val="00BD330A"/>
    <w:rsid w:val="00BE7D20"/>
    <w:rsid w:val="00BF1BF2"/>
    <w:rsid w:val="00C17C54"/>
    <w:rsid w:val="00C354DD"/>
    <w:rsid w:val="00C446E0"/>
    <w:rsid w:val="00C54534"/>
    <w:rsid w:val="00C5690E"/>
    <w:rsid w:val="00C84696"/>
    <w:rsid w:val="00CB3DBA"/>
    <w:rsid w:val="00CB5D8A"/>
    <w:rsid w:val="00CC084F"/>
    <w:rsid w:val="00CD609B"/>
    <w:rsid w:val="00CE6542"/>
    <w:rsid w:val="00D109AA"/>
    <w:rsid w:val="00D23EFB"/>
    <w:rsid w:val="00D30F4B"/>
    <w:rsid w:val="00D34214"/>
    <w:rsid w:val="00D40E8B"/>
    <w:rsid w:val="00D6341E"/>
    <w:rsid w:val="00D71B99"/>
    <w:rsid w:val="00D94F0E"/>
    <w:rsid w:val="00DB46CF"/>
    <w:rsid w:val="00DC1765"/>
    <w:rsid w:val="00DD6275"/>
    <w:rsid w:val="00DD6DB5"/>
    <w:rsid w:val="00DD70EC"/>
    <w:rsid w:val="00DE1BC4"/>
    <w:rsid w:val="00DF2C0C"/>
    <w:rsid w:val="00E066A3"/>
    <w:rsid w:val="00E12750"/>
    <w:rsid w:val="00E159F8"/>
    <w:rsid w:val="00E16EEC"/>
    <w:rsid w:val="00E31E8F"/>
    <w:rsid w:val="00E70249"/>
    <w:rsid w:val="00E7570B"/>
    <w:rsid w:val="00E80560"/>
    <w:rsid w:val="00E833BD"/>
    <w:rsid w:val="00E86346"/>
    <w:rsid w:val="00E90A66"/>
    <w:rsid w:val="00E94D3A"/>
    <w:rsid w:val="00EA37DF"/>
    <w:rsid w:val="00EB3541"/>
    <w:rsid w:val="00F005DA"/>
    <w:rsid w:val="00F03069"/>
    <w:rsid w:val="00F319E9"/>
    <w:rsid w:val="00F357B8"/>
    <w:rsid w:val="00F5500D"/>
    <w:rsid w:val="00F65513"/>
    <w:rsid w:val="00F92DFE"/>
    <w:rsid w:val="00F939F4"/>
    <w:rsid w:val="00FA6A68"/>
    <w:rsid w:val="00FA6AF8"/>
    <w:rsid w:val="00FC294F"/>
    <w:rsid w:val="00FC7FF0"/>
    <w:rsid w:val="00FD0D95"/>
    <w:rsid w:val="01743A96"/>
    <w:rsid w:val="021302E6"/>
    <w:rsid w:val="022E2378"/>
    <w:rsid w:val="02A13820"/>
    <w:rsid w:val="02FB0562"/>
    <w:rsid w:val="03406537"/>
    <w:rsid w:val="04006935"/>
    <w:rsid w:val="04702C1F"/>
    <w:rsid w:val="04C573AB"/>
    <w:rsid w:val="05320751"/>
    <w:rsid w:val="05415B41"/>
    <w:rsid w:val="05FC2474"/>
    <w:rsid w:val="062203B9"/>
    <w:rsid w:val="069602F2"/>
    <w:rsid w:val="06B731D5"/>
    <w:rsid w:val="06BA39BB"/>
    <w:rsid w:val="07A6589B"/>
    <w:rsid w:val="081431A2"/>
    <w:rsid w:val="08CF480C"/>
    <w:rsid w:val="09195A34"/>
    <w:rsid w:val="099F13AB"/>
    <w:rsid w:val="09F96EE2"/>
    <w:rsid w:val="0A3E5F3F"/>
    <w:rsid w:val="0A58181E"/>
    <w:rsid w:val="0B07118A"/>
    <w:rsid w:val="0B260E2A"/>
    <w:rsid w:val="0BC87A63"/>
    <w:rsid w:val="0C012EA4"/>
    <w:rsid w:val="0C2808FC"/>
    <w:rsid w:val="0C3D64CC"/>
    <w:rsid w:val="0CBD18A0"/>
    <w:rsid w:val="0D6150F6"/>
    <w:rsid w:val="0E01250D"/>
    <w:rsid w:val="0E7F4429"/>
    <w:rsid w:val="0EED15B3"/>
    <w:rsid w:val="0F1D7AC0"/>
    <w:rsid w:val="0F2D13D5"/>
    <w:rsid w:val="1018048B"/>
    <w:rsid w:val="10884045"/>
    <w:rsid w:val="10E95A8D"/>
    <w:rsid w:val="118E2B75"/>
    <w:rsid w:val="11D64DD6"/>
    <w:rsid w:val="12306E65"/>
    <w:rsid w:val="1237552B"/>
    <w:rsid w:val="125C3231"/>
    <w:rsid w:val="125D5E39"/>
    <w:rsid w:val="12C82B00"/>
    <w:rsid w:val="134F4F9C"/>
    <w:rsid w:val="137D7B7D"/>
    <w:rsid w:val="13FD1E95"/>
    <w:rsid w:val="141F1216"/>
    <w:rsid w:val="14524C5F"/>
    <w:rsid w:val="14865CF0"/>
    <w:rsid w:val="15305E7E"/>
    <w:rsid w:val="16997BED"/>
    <w:rsid w:val="16E34214"/>
    <w:rsid w:val="17224221"/>
    <w:rsid w:val="1740120F"/>
    <w:rsid w:val="174B319A"/>
    <w:rsid w:val="17D25175"/>
    <w:rsid w:val="17EE5371"/>
    <w:rsid w:val="186C0C0D"/>
    <w:rsid w:val="19694CBE"/>
    <w:rsid w:val="19980CAD"/>
    <w:rsid w:val="19AB4A21"/>
    <w:rsid w:val="1A5E6963"/>
    <w:rsid w:val="1B4D498C"/>
    <w:rsid w:val="1C7C42A0"/>
    <w:rsid w:val="1CC00DCE"/>
    <w:rsid w:val="1CC36C18"/>
    <w:rsid w:val="1CEB37AA"/>
    <w:rsid w:val="1D292A87"/>
    <w:rsid w:val="1D7715F8"/>
    <w:rsid w:val="1D8D2EE1"/>
    <w:rsid w:val="1E4A5BC6"/>
    <w:rsid w:val="1EEB41FA"/>
    <w:rsid w:val="1FC85A22"/>
    <w:rsid w:val="22265C56"/>
    <w:rsid w:val="227C752D"/>
    <w:rsid w:val="22A71AEE"/>
    <w:rsid w:val="22B57024"/>
    <w:rsid w:val="231F2A26"/>
    <w:rsid w:val="234B2242"/>
    <w:rsid w:val="23927784"/>
    <w:rsid w:val="24520626"/>
    <w:rsid w:val="24A459D4"/>
    <w:rsid w:val="2504103D"/>
    <w:rsid w:val="251B5BEB"/>
    <w:rsid w:val="25F54141"/>
    <w:rsid w:val="26E871B3"/>
    <w:rsid w:val="276D2EE4"/>
    <w:rsid w:val="277D7823"/>
    <w:rsid w:val="284A5BE6"/>
    <w:rsid w:val="28BA713A"/>
    <w:rsid w:val="28D456CB"/>
    <w:rsid w:val="29FA38F2"/>
    <w:rsid w:val="2A14699F"/>
    <w:rsid w:val="2A484468"/>
    <w:rsid w:val="2A573845"/>
    <w:rsid w:val="2A742F96"/>
    <w:rsid w:val="2B2A6EAE"/>
    <w:rsid w:val="2B4B1D5D"/>
    <w:rsid w:val="2B4B534A"/>
    <w:rsid w:val="2BD465BA"/>
    <w:rsid w:val="2C3F11E9"/>
    <w:rsid w:val="2C413219"/>
    <w:rsid w:val="2CD74E22"/>
    <w:rsid w:val="2D00046E"/>
    <w:rsid w:val="2D1F2F05"/>
    <w:rsid w:val="2D3054BC"/>
    <w:rsid w:val="2DA942FD"/>
    <w:rsid w:val="2E607B52"/>
    <w:rsid w:val="2E7D1978"/>
    <w:rsid w:val="2E8C70D5"/>
    <w:rsid w:val="2EAA4DFC"/>
    <w:rsid w:val="2F2926BF"/>
    <w:rsid w:val="300D3BB2"/>
    <w:rsid w:val="311613B0"/>
    <w:rsid w:val="311A403B"/>
    <w:rsid w:val="315D077C"/>
    <w:rsid w:val="31B86BC7"/>
    <w:rsid w:val="322C60D6"/>
    <w:rsid w:val="325666B5"/>
    <w:rsid w:val="33117964"/>
    <w:rsid w:val="331865B9"/>
    <w:rsid w:val="33382CA0"/>
    <w:rsid w:val="33596493"/>
    <w:rsid w:val="352223AF"/>
    <w:rsid w:val="35660E2A"/>
    <w:rsid w:val="35AA0DA9"/>
    <w:rsid w:val="35C41710"/>
    <w:rsid w:val="35C54CC8"/>
    <w:rsid w:val="363513B5"/>
    <w:rsid w:val="389D56B8"/>
    <w:rsid w:val="393D3BE4"/>
    <w:rsid w:val="3960535A"/>
    <w:rsid w:val="397D0DF4"/>
    <w:rsid w:val="398326B0"/>
    <w:rsid w:val="398F5619"/>
    <w:rsid w:val="39EC3419"/>
    <w:rsid w:val="3A015B03"/>
    <w:rsid w:val="3ACD08F8"/>
    <w:rsid w:val="3B2D6A80"/>
    <w:rsid w:val="3C082C0C"/>
    <w:rsid w:val="3C405FB9"/>
    <w:rsid w:val="3CF925D9"/>
    <w:rsid w:val="3D015CFF"/>
    <w:rsid w:val="3D257B65"/>
    <w:rsid w:val="3E3E326B"/>
    <w:rsid w:val="3E472BDF"/>
    <w:rsid w:val="3E6145EA"/>
    <w:rsid w:val="3E8F46AE"/>
    <w:rsid w:val="3EC75C04"/>
    <w:rsid w:val="3EF01DFA"/>
    <w:rsid w:val="3F4A2686"/>
    <w:rsid w:val="3F4D29C3"/>
    <w:rsid w:val="3F8A2F9B"/>
    <w:rsid w:val="3FDB079C"/>
    <w:rsid w:val="40450983"/>
    <w:rsid w:val="40792CFE"/>
    <w:rsid w:val="411B6563"/>
    <w:rsid w:val="41BA4F3A"/>
    <w:rsid w:val="41DD12EA"/>
    <w:rsid w:val="421303EF"/>
    <w:rsid w:val="42E92356"/>
    <w:rsid w:val="42FF5BE6"/>
    <w:rsid w:val="43472ED7"/>
    <w:rsid w:val="440A3784"/>
    <w:rsid w:val="448971A5"/>
    <w:rsid w:val="451A7609"/>
    <w:rsid w:val="4602457E"/>
    <w:rsid w:val="46132EE6"/>
    <w:rsid w:val="471F044E"/>
    <w:rsid w:val="476453D2"/>
    <w:rsid w:val="47831951"/>
    <w:rsid w:val="47CD7E11"/>
    <w:rsid w:val="482D342D"/>
    <w:rsid w:val="48B70C03"/>
    <w:rsid w:val="48F15204"/>
    <w:rsid w:val="49CA2CA7"/>
    <w:rsid w:val="49D14F31"/>
    <w:rsid w:val="4A032A5B"/>
    <w:rsid w:val="4A1635A5"/>
    <w:rsid w:val="4A1B4E73"/>
    <w:rsid w:val="4A635FFA"/>
    <w:rsid w:val="4B0B4F0A"/>
    <w:rsid w:val="4B257EB0"/>
    <w:rsid w:val="4B455988"/>
    <w:rsid w:val="4B55437E"/>
    <w:rsid w:val="4BFC5CE4"/>
    <w:rsid w:val="4C8B38D9"/>
    <w:rsid w:val="4D307F8F"/>
    <w:rsid w:val="4D487C83"/>
    <w:rsid w:val="4DF42D3D"/>
    <w:rsid w:val="4E4B3821"/>
    <w:rsid w:val="4E56667D"/>
    <w:rsid w:val="4EC24166"/>
    <w:rsid w:val="4EDB4822"/>
    <w:rsid w:val="4F0A5A6B"/>
    <w:rsid w:val="4F826DE0"/>
    <w:rsid w:val="502155D8"/>
    <w:rsid w:val="504F212D"/>
    <w:rsid w:val="50995BC0"/>
    <w:rsid w:val="510812A2"/>
    <w:rsid w:val="517E4579"/>
    <w:rsid w:val="523F54F8"/>
    <w:rsid w:val="52E46F44"/>
    <w:rsid w:val="53005CFB"/>
    <w:rsid w:val="53C12FEA"/>
    <w:rsid w:val="540D57E3"/>
    <w:rsid w:val="54377D51"/>
    <w:rsid w:val="54761A78"/>
    <w:rsid w:val="54903210"/>
    <w:rsid w:val="54EE2D69"/>
    <w:rsid w:val="552B39C7"/>
    <w:rsid w:val="556F130C"/>
    <w:rsid w:val="55F13E1C"/>
    <w:rsid w:val="56A721CE"/>
    <w:rsid w:val="56CC2DDE"/>
    <w:rsid w:val="570173B8"/>
    <w:rsid w:val="570D4610"/>
    <w:rsid w:val="57502533"/>
    <w:rsid w:val="590B6792"/>
    <w:rsid w:val="592A7009"/>
    <w:rsid w:val="5969181A"/>
    <w:rsid w:val="5A967F92"/>
    <w:rsid w:val="5AA76BF1"/>
    <w:rsid w:val="5B1B3C2D"/>
    <w:rsid w:val="5B46519C"/>
    <w:rsid w:val="5B4D6EB9"/>
    <w:rsid w:val="5B5D0A0A"/>
    <w:rsid w:val="5B8E0BE8"/>
    <w:rsid w:val="5BB27177"/>
    <w:rsid w:val="5C2216AF"/>
    <w:rsid w:val="5D694CEF"/>
    <w:rsid w:val="5DB64415"/>
    <w:rsid w:val="5DFC3535"/>
    <w:rsid w:val="5E0F0FED"/>
    <w:rsid w:val="5E190BE8"/>
    <w:rsid w:val="5F1C4194"/>
    <w:rsid w:val="5FC33FAB"/>
    <w:rsid w:val="5FDD04BA"/>
    <w:rsid w:val="5FF31D84"/>
    <w:rsid w:val="600D1167"/>
    <w:rsid w:val="60474066"/>
    <w:rsid w:val="609869BB"/>
    <w:rsid w:val="609D5028"/>
    <w:rsid w:val="613B6935"/>
    <w:rsid w:val="61FF652B"/>
    <w:rsid w:val="622F5A53"/>
    <w:rsid w:val="626F4703"/>
    <w:rsid w:val="62DA65CB"/>
    <w:rsid w:val="632D1FCF"/>
    <w:rsid w:val="635056CF"/>
    <w:rsid w:val="63734B96"/>
    <w:rsid w:val="6396309B"/>
    <w:rsid w:val="651E0908"/>
    <w:rsid w:val="658E7260"/>
    <w:rsid w:val="65AC7C1F"/>
    <w:rsid w:val="65CF237E"/>
    <w:rsid w:val="661A3970"/>
    <w:rsid w:val="66271854"/>
    <w:rsid w:val="662A153C"/>
    <w:rsid w:val="66DF1A3F"/>
    <w:rsid w:val="67293053"/>
    <w:rsid w:val="67734644"/>
    <w:rsid w:val="686E1745"/>
    <w:rsid w:val="68A83A6A"/>
    <w:rsid w:val="691067EC"/>
    <w:rsid w:val="691413DE"/>
    <w:rsid w:val="6981227A"/>
    <w:rsid w:val="69DB21F1"/>
    <w:rsid w:val="6A274B58"/>
    <w:rsid w:val="6A415FAD"/>
    <w:rsid w:val="6AE04F19"/>
    <w:rsid w:val="6B074F85"/>
    <w:rsid w:val="6B9F0D38"/>
    <w:rsid w:val="6BBE4F22"/>
    <w:rsid w:val="6BDD14B4"/>
    <w:rsid w:val="6C166A4C"/>
    <w:rsid w:val="6DB7662F"/>
    <w:rsid w:val="6DCC07DC"/>
    <w:rsid w:val="6DD07BDB"/>
    <w:rsid w:val="6E2C5549"/>
    <w:rsid w:val="6E2F606B"/>
    <w:rsid w:val="6E363F56"/>
    <w:rsid w:val="6E767234"/>
    <w:rsid w:val="6F00577B"/>
    <w:rsid w:val="6FEC5AB0"/>
    <w:rsid w:val="703847F1"/>
    <w:rsid w:val="70B84C84"/>
    <w:rsid w:val="70ED212A"/>
    <w:rsid w:val="7141177A"/>
    <w:rsid w:val="720E1007"/>
    <w:rsid w:val="723D52D1"/>
    <w:rsid w:val="72B52531"/>
    <w:rsid w:val="735A514C"/>
    <w:rsid w:val="75091EE7"/>
    <w:rsid w:val="7512541B"/>
    <w:rsid w:val="751754B1"/>
    <w:rsid w:val="751A14D1"/>
    <w:rsid w:val="755C7E13"/>
    <w:rsid w:val="76811ECA"/>
    <w:rsid w:val="76CC39E7"/>
    <w:rsid w:val="77167713"/>
    <w:rsid w:val="775E2BAB"/>
    <w:rsid w:val="77815B09"/>
    <w:rsid w:val="77C1670D"/>
    <w:rsid w:val="78E80699"/>
    <w:rsid w:val="79356B28"/>
    <w:rsid w:val="79A21563"/>
    <w:rsid w:val="79CE0FE0"/>
    <w:rsid w:val="7B0C1EFC"/>
    <w:rsid w:val="7B0D4AEC"/>
    <w:rsid w:val="7B572AC2"/>
    <w:rsid w:val="7BCE325A"/>
    <w:rsid w:val="7CCD5CDE"/>
    <w:rsid w:val="7CD45F73"/>
    <w:rsid w:val="7D1D14A9"/>
    <w:rsid w:val="7D672530"/>
    <w:rsid w:val="7D915CD9"/>
    <w:rsid w:val="7DDA21DB"/>
    <w:rsid w:val="7F0715CF"/>
    <w:rsid w:val="7FB15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164AC37"/>
  <w15:docId w15:val="{0A8B8441-92D6-4DD6-873C-3CB4363FE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a5">
    <w:name w:val="Body Text Indent"/>
    <w:basedOn w:val="a"/>
    <w:link w:val="a6"/>
    <w:qFormat/>
    <w:pPr>
      <w:adjustRightInd w:val="0"/>
      <w:ind w:firstLine="420"/>
      <w:textAlignment w:val="baseline"/>
    </w:pPr>
    <w:rPr>
      <w:szCs w:val="20"/>
    </w:r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ad">
    <w:name w:val="annotation subject"/>
    <w:basedOn w:val="a3"/>
    <w:next w:val="a3"/>
    <w:link w:val="ae"/>
    <w:uiPriority w:val="99"/>
    <w:semiHidden/>
    <w:unhideWhenUsed/>
    <w:qFormat/>
    <w:rPr>
      <w:b/>
      <w:bCs/>
    </w:rPr>
  </w:style>
  <w:style w:type="character" w:styleId="af">
    <w:name w:val="page number"/>
    <w:basedOn w:val="a0"/>
    <w:qFormat/>
  </w:style>
  <w:style w:type="character" w:styleId="af0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c">
    <w:name w:val="页眉 字符"/>
    <w:basedOn w:val="a0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sz w:val="18"/>
      <w:szCs w:val="18"/>
    </w:rPr>
  </w:style>
  <w:style w:type="paragraph" w:customStyle="1" w:styleId="af1">
    <w:name w:val="字母编号列项（一级）"/>
    <w:qFormat/>
    <w:pPr>
      <w:ind w:leftChars="200" w:left="840" w:hangingChars="200" w:hanging="420"/>
      <w:jc w:val="both"/>
    </w:pPr>
    <w:rPr>
      <w:rFonts w:ascii="宋体" w:eastAsia="宋体" w:hAnsi="Times New Roman" w:cs="宋体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paragraph" w:customStyle="1" w:styleId="RMZW1">
    <w:name w:val="RMZW1"/>
    <w:basedOn w:val="a"/>
    <w:link w:val="RMZW10"/>
    <w:qFormat/>
    <w:pPr>
      <w:topLinePunct/>
      <w:spacing w:line="360" w:lineRule="auto"/>
      <w:ind w:firstLineChars="200" w:firstLine="480"/>
      <w:textAlignment w:val="center"/>
    </w:pPr>
    <w:rPr>
      <w:sz w:val="24"/>
    </w:rPr>
  </w:style>
  <w:style w:type="character" w:customStyle="1" w:styleId="RMZW10">
    <w:name w:val="RMZW1 字符"/>
    <w:basedOn w:val="a0"/>
    <w:link w:val="RMZW1"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a8">
    <w:name w:val="批注框文本 字符"/>
    <w:basedOn w:val="a0"/>
    <w:link w:val="a7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正文文本缩进 字符"/>
    <w:basedOn w:val="a0"/>
    <w:link w:val="a5"/>
    <w:qFormat/>
    <w:rPr>
      <w:rFonts w:ascii="Times New Roman" w:eastAsia="宋体" w:hAnsi="Times New Roman" w:cs="Times New Roman"/>
      <w:szCs w:val="20"/>
    </w:rPr>
  </w:style>
  <w:style w:type="character" w:customStyle="1" w:styleId="a4">
    <w:name w:val="批注文字 字符"/>
    <w:basedOn w:val="a0"/>
    <w:link w:val="a3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ae">
    <w:name w:val="批注主题 字符"/>
    <w:basedOn w:val="a4"/>
    <w:link w:val="ad"/>
    <w:uiPriority w:val="99"/>
    <w:semiHidden/>
    <w:qFormat/>
    <w:rPr>
      <w:rFonts w:ascii="Times New Roman" w:eastAsia="宋体" w:hAnsi="Times New Roman" w:cs="Times New Roman"/>
      <w:b/>
      <w:bC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6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1</Pages>
  <Words>749</Words>
  <Characters>4274</Characters>
  <Application>Microsoft Office Word</Application>
  <DocSecurity>0</DocSecurity>
  <Lines>35</Lines>
  <Paragraphs>10</Paragraphs>
  <ScaleCrop>false</ScaleCrop>
  <Company/>
  <LinksUpToDate>false</LinksUpToDate>
  <CharactersWithSpaces>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Rocfly H</dc:creator>
  <cp:lastModifiedBy>严鑫能</cp:lastModifiedBy>
  <cp:revision>44</cp:revision>
  <cp:lastPrinted>2020-08-12T07:27:00Z</cp:lastPrinted>
  <dcterms:created xsi:type="dcterms:W3CDTF">2020-04-28T07:27:00Z</dcterms:created>
  <dcterms:modified xsi:type="dcterms:W3CDTF">2020-09-18T10:15:00Z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