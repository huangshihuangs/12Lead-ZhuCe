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1579" w:hanging="1579"/>
      </w:pPr>
    </w:p>
    <w:p>
      <w:pPr>
        <w:pStyle w:val="49"/>
        <w:ind w:left="2501" w:hanging="2501"/>
        <w:jc w:val="center"/>
        <w:rPr>
          <w:sz w:val="44"/>
          <w:szCs w:val="44"/>
        </w:rPr>
      </w:pPr>
      <w:bookmarkStart w:id="0" w:name="_Hlk49342468"/>
      <w:r>
        <w:rPr>
          <w:sz w:val="44"/>
          <w:szCs w:val="44"/>
        </w:rPr>
        <w:t>动态心电分析软件</w:t>
      </w:r>
    </w:p>
    <w:bookmarkEnd w:id="0"/>
    <w:p>
      <w:pPr>
        <w:pStyle w:val="49"/>
        <w:ind w:left="1810" w:hanging="1810"/>
        <w:jc w:val="center"/>
        <w:rPr>
          <w:sz w:val="32"/>
          <w:szCs w:val="32"/>
        </w:rPr>
      </w:pPr>
      <w:r>
        <w:rPr>
          <w:sz w:val="32"/>
          <w:szCs w:val="32"/>
        </w:rPr>
        <w:t>描述文档</w:t>
      </w:r>
    </w:p>
    <w:p>
      <w:pPr>
        <w:pStyle w:val="49"/>
        <w:ind w:left="1579" w:hanging="1579"/>
      </w:pPr>
    </w:p>
    <w:p>
      <w:pPr>
        <w:pStyle w:val="49"/>
        <w:ind w:left="1579" w:hanging="1579"/>
      </w:pPr>
    </w:p>
    <w:p>
      <w:pPr>
        <w:pStyle w:val="49"/>
        <w:ind w:left="1579" w:hanging="1579"/>
      </w:pPr>
    </w:p>
    <w:p>
      <w:pPr>
        <w:pStyle w:val="49"/>
        <w:ind w:left="1579" w:hanging="1579"/>
      </w:pPr>
    </w:p>
    <w:p>
      <w:pPr>
        <w:pStyle w:val="49"/>
        <w:ind w:left="1810" w:hanging="1810"/>
        <w:jc w:val="center"/>
        <w:rPr>
          <w:kern w:val="0"/>
          <w:sz w:val="32"/>
          <w:szCs w:val="32"/>
        </w:rPr>
      </w:pPr>
      <w:r>
        <w:rPr>
          <w:kern w:val="0"/>
          <w:sz w:val="32"/>
          <w:szCs w:val="32"/>
        </w:rPr>
        <w:t>十二导联动态心电记录仪</w:t>
      </w:r>
    </w:p>
    <w:p>
      <w:pPr>
        <w:pStyle w:val="49"/>
        <w:rPr>
          <w:spacing w:val="0"/>
        </w:rPr>
      </w:pPr>
    </w:p>
    <w:p>
      <w:pPr>
        <w:pStyle w:val="49"/>
        <w:rPr>
          <w:spacing w:val="0"/>
        </w:rPr>
      </w:pPr>
    </w:p>
    <w:p>
      <w:pPr>
        <w:pStyle w:val="49"/>
        <w:rPr>
          <w:spacing w:val="0"/>
        </w:rPr>
      </w:pPr>
    </w:p>
    <w:p>
      <w:pPr>
        <w:pStyle w:val="49"/>
        <w:rPr>
          <w:spacing w:val="0"/>
        </w:rPr>
      </w:pPr>
    </w:p>
    <w:p>
      <w:pPr>
        <w:pStyle w:val="49"/>
        <w:ind w:left="1579" w:hanging="1579"/>
        <w:jc w:val="center"/>
      </w:pPr>
      <w:r>
        <w:t>通心络科（河北）科技有限公司</w:t>
      </w:r>
    </w:p>
    <w:p>
      <w:pPr>
        <w:pStyle w:val="49"/>
        <w:ind w:left="1579" w:hanging="1579"/>
        <w:sectPr>
          <w:footerReference r:id="rId5" w:type="default"/>
          <w:pgSz w:w="11906" w:h="16838"/>
          <w:pgMar w:top="1440" w:right="1080" w:bottom="1440" w:left="1080" w:header="851" w:footer="992" w:gutter="0"/>
          <w:pgNumType w:start="1"/>
          <w:cols w:space="425" w:num="1"/>
          <w:titlePg/>
          <w:docGrid w:type="lines" w:linePitch="312" w:charSpace="0"/>
        </w:sectPr>
      </w:pPr>
    </w:p>
    <w:p>
      <w:pPr>
        <w:pStyle w:val="49"/>
      </w:pPr>
      <w:r>
        <w:fldChar w:fldCharType="begin"/>
      </w:r>
      <w:r>
        <w:instrText xml:space="preserve"> HYPERLINK "http://www.longteam.net" </w:instrText>
      </w:r>
      <w:r>
        <w:fldChar w:fldCharType="separate"/>
      </w:r>
      <w:r>
        <w:fldChar w:fldCharType="end"/>
      </w:r>
      <w:r>
        <w:t>一、基本信息</w:t>
      </w:r>
    </w:p>
    <w:p>
      <w:pPr>
        <w:pStyle w:val="50"/>
        <w:rPr>
          <w:sz w:val="24"/>
          <w:szCs w:val="24"/>
        </w:rPr>
      </w:pPr>
      <w:r>
        <w:rPr>
          <w:sz w:val="24"/>
          <w:szCs w:val="24"/>
        </w:rPr>
        <w:t>软件标识</w:t>
      </w:r>
    </w:p>
    <w:p>
      <w:pPr>
        <w:pStyle w:val="53"/>
      </w:pPr>
      <w:r>
        <w:t>1）软件名称：动态心电分析软件</w:t>
      </w:r>
    </w:p>
    <w:p>
      <w:pPr>
        <w:pStyle w:val="53"/>
      </w:pPr>
      <w:r>
        <w:t>2）完整版本：V1.0.</w:t>
      </w:r>
      <w:ins w:id="0" w:author="Huo Beata" w:date="2020-09-08T16:59:00Z">
        <w:del w:id="1" w:author="小多" w:date="2020-09-16T20:39:14Z">
          <w:r>
            <w:rPr>
              <w:rFonts w:hint="default"/>
              <w:lang w:val="en-US"/>
            </w:rPr>
            <w:delText>2</w:delText>
          </w:r>
        </w:del>
      </w:ins>
      <w:ins w:id="2" w:author="小多" w:date="2020-09-16T20:39:14Z">
        <w:r>
          <w:rPr>
            <w:rFonts w:hint="eastAsia"/>
            <w:lang w:val="en-US" w:eastAsia="zh-CN"/>
          </w:rPr>
          <w:t>0</w:t>
        </w:r>
      </w:ins>
      <w:ins w:id="3" w:author="Huo Beata" w:date="2020-09-08T16:59:00Z">
        <w:r>
          <w:rPr/>
          <w:t>.</w:t>
        </w:r>
      </w:ins>
      <w:ins w:id="4" w:author="Huo Beata" w:date="2020-09-08T16:59:00Z">
        <w:del w:id="5" w:author="小多" w:date="2020-09-16T20:39:16Z">
          <w:r>
            <w:rPr>
              <w:rFonts w:hint="default"/>
              <w:lang w:val="en-US"/>
            </w:rPr>
            <w:delText>3</w:delText>
          </w:r>
        </w:del>
      </w:ins>
      <w:ins w:id="6" w:author="小多" w:date="2020-09-16T20:39:16Z">
        <w:r>
          <w:rPr>
            <w:rFonts w:hint="eastAsia"/>
            <w:lang w:val="en-US" w:eastAsia="zh-CN"/>
          </w:rPr>
          <w:t>0</w:t>
        </w:r>
      </w:ins>
      <w:del w:id="7" w:author="Huo Beata" w:date="2020-09-08T16:59:00Z">
        <w:r>
          <w:rPr/>
          <w:delText>0.0</w:delText>
        </w:r>
      </w:del>
    </w:p>
    <w:p>
      <w:pPr>
        <w:pStyle w:val="53"/>
      </w:pPr>
      <w:r>
        <w:t>3）发布版本：V1.0</w:t>
      </w:r>
    </w:p>
    <w:p>
      <w:pPr>
        <w:pStyle w:val="53"/>
      </w:pPr>
      <w:r>
        <w:t>4）制造商：通心络科（河北）科技有限公司</w:t>
      </w:r>
    </w:p>
    <w:p>
      <w:pPr>
        <w:pStyle w:val="53"/>
      </w:pPr>
      <w:r>
        <w:t>5）生产地址： 河北省石家庄市高新区</w:t>
      </w:r>
      <w:del w:id="8" w:author="小多" w:date="2020-09-16T21:07:23Z">
        <w:r>
          <w:rPr/>
          <w:delText xml:space="preserve"> </w:delText>
        </w:r>
      </w:del>
      <w:r>
        <w:t>天山大街238号</w:t>
      </w:r>
    </w:p>
    <w:p>
      <w:pPr>
        <w:pStyle w:val="50"/>
      </w:pPr>
      <w:r>
        <w:t>安全性级别</w:t>
      </w:r>
    </w:p>
    <w:p>
      <w:pPr>
        <w:pStyle w:val="53"/>
      </w:pPr>
      <w:r>
        <w:t>安全性级别：B级；</w:t>
      </w:r>
    </w:p>
    <w:p>
      <w:pPr>
        <w:pStyle w:val="53"/>
      </w:pPr>
      <w:r>
        <w:t>确定依据：YY/T</w:t>
      </w:r>
      <w:ins w:id="9" w:author="小多" w:date="2020-09-16T21:07:29Z">
        <w:r>
          <w:rPr>
            <w:rFonts w:hint="eastAsia"/>
            <w:lang w:val="en-US" w:eastAsia="zh-CN"/>
          </w:rPr>
          <w:t xml:space="preserve"> </w:t>
        </w:r>
      </w:ins>
      <w:r>
        <w:t xml:space="preserve">0664-2008及动态心电图系统注册技术审查指导原则中“安全性级别：嵌入式软件/独立软件按照其损害严重程度分级，一般属于对健康可能有不严重的伤害的等级（B级）”。 </w:t>
      </w:r>
      <w:bookmarkStart w:id="1" w:name="_Toc367267254"/>
      <w:bookmarkStart w:id="2" w:name="_Toc365553788"/>
    </w:p>
    <w:p>
      <w:pPr>
        <w:spacing w:line="360" w:lineRule="auto"/>
        <w:ind w:firstLine="600" w:firstLineChars="250"/>
        <w:jc w:val="center"/>
        <w:rPr>
          <w:sz w:val="24"/>
        </w:rPr>
      </w:pPr>
      <w:r>
        <w:rPr>
          <w:sz w:val="24"/>
        </w:rPr>
        <w:t>表1严重关注</w:t>
      </w:r>
    </w:p>
    <w:tbl>
      <w:tblPr>
        <w:tblStyle w:val="16"/>
        <w:tblW w:w="79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67"/>
        <w:gridCol w:w="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6967" w:type="dxa"/>
            <w:shd w:val="clear" w:color="auto" w:fill="D9D9D9"/>
          </w:tcPr>
          <w:p>
            <w:pPr>
              <w:keepNext w:val="0"/>
              <w:keepLines w:val="0"/>
              <w:suppressLineNumbers w:val="0"/>
              <w:spacing w:before="100" w:beforeAutospacing="1" w:after="0" w:afterAutospacing="0"/>
              <w:ind w:left="0" w:right="0"/>
              <w:jc w:val="center"/>
              <w:rPr>
                <w:rFonts w:hint="eastAsia"/>
                <w:b/>
                <w:szCs w:val="21"/>
              </w:rPr>
            </w:pPr>
            <w:r>
              <w:rPr>
                <w:rFonts w:hint="eastAsia"/>
                <w:b/>
                <w:szCs w:val="21"/>
              </w:rPr>
              <w:t>关注描述</w:t>
            </w:r>
          </w:p>
        </w:tc>
        <w:tc>
          <w:tcPr>
            <w:tcW w:w="979" w:type="dxa"/>
            <w:shd w:val="clear" w:color="auto" w:fill="D9D9D9"/>
          </w:tcPr>
          <w:p>
            <w:pPr>
              <w:keepNext w:val="0"/>
              <w:keepLines w:val="0"/>
              <w:suppressLineNumbers w:val="0"/>
              <w:spacing w:before="0" w:beforeAutospacing="0" w:after="0" w:afterAutospacing="0"/>
              <w:ind w:left="0" w:right="0"/>
              <w:jc w:val="center"/>
              <w:rPr>
                <w:rFonts w:hint="eastAsia"/>
                <w:b/>
                <w:szCs w:val="21"/>
              </w:rPr>
            </w:pPr>
            <w:r>
              <w:rPr>
                <w:rFonts w:hint="eastAsia"/>
                <w:b/>
                <w:szCs w:val="21"/>
              </w:rPr>
              <w:t>影响</w:t>
            </w:r>
          </w:p>
          <w:p>
            <w:pPr>
              <w:keepNext w:val="0"/>
              <w:keepLines w:val="0"/>
              <w:suppressLineNumbers w:val="0"/>
              <w:spacing w:before="0" w:beforeAutospacing="0" w:after="0" w:afterAutospacing="0"/>
              <w:ind w:left="0" w:right="0"/>
              <w:jc w:val="center"/>
              <w:rPr>
                <w:rFonts w:hint="eastAsia"/>
                <w:b/>
                <w:szCs w:val="21"/>
              </w:rPr>
            </w:pPr>
            <w:r>
              <w:rPr>
                <w:rFonts w:hint="eastAsia"/>
                <w:b/>
                <w:szCs w:val="21"/>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3"/>
              </w:numPr>
              <w:suppressLineNumbers w:val="0"/>
              <w:tabs>
                <w:tab w:val="left" w:pos="360"/>
                <w:tab w:val="clear" w:pos="720"/>
              </w:tabs>
              <w:spacing w:before="100" w:beforeAutospacing="1" w:after="0" w:afterAutospacing="0"/>
              <w:ind w:left="360" w:right="0"/>
              <w:rPr>
                <w:rFonts w:hint="eastAsia"/>
                <w:szCs w:val="21"/>
              </w:rPr>
            </w:pPr>
            <w:r>
              <w:rPr>
                <w:rFonts w:hint="eastAsia"/>
                <w:szCs w:val="21"/>
                <w:lang w:val="zh-CN"/>
              </w:rPr>
              <w:t>软件是否用于血液分析</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6967" w:type="dxa"/>
          </w:tcPr>
          <w:p>
            <w:pPr>
              <w:keepNext w:val="0"/>
              <w:keepLines w:val="0"/>
              <w:widowControl/>
              <w:numPr>
                <w:ilvl w:val="0"/>
                <w:numId w:val="4"/>
              </w:numPr>
              <w:suppressLineNumbers w:val="0"/>
              <w:tabs>
                <w:tab w:val="left" w:pos="360"/>
                <w:tab w:val="clear" w:pos="720"/>
              </w:tabs>
              <w:spacing w:before="100" w:beforeAutospacing="1" w:after="0" w:afterAutospacing="0"/>
              <w:ind w:left="360" w:right="0"/>
              <w:rPr>
                <w:rFonts w:hint="eastAsia"/>
                <w:szCs w:val="21"/>
              </w:rPr>
            </w:pPr>
            <w:r>
              <w:rPr>
                <w:rFonts w:hint="eastAsia"/>
                <w:szCs w:val="21"/>
                <w:lang w:val="zh-CN"/>
              </w:rPr>
              <w:t>软件是否用于辅助药物或生物制品使用</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5"/>
              </w:numPr>
              <w:suppressLineNumbers w:val="0"/>
              <w:tabs>
                <w:tab w:val="left" w:pos="360"/>
                <w:tab w:val="clear" w:pos="720"/>
              </w:tabs>
              <w:spacing w:before="100" w:beforeAutospacing="1" w:after="0" w:afterAutospacing="0"/>
              <w:ind w:left="360" w:right="0"/>
              <w:rPr>
                <w:rFonts w:hint="eastAsia"/>
                <w:szCs w:val="21"/>
              </w:rPr>
            </w:pPr>
            <w:r>
              <w:rPr>
                <w:rFonts w:hint="eastAsia"/>
                <w:szCs w:val="21"/>
              </w:rPr>
              <w:t>软件是否是包含在定位严重关注等级的医疗器械中的一部分</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0"/>
                <w:numId w:val="6"/>
              </w:numPr>
              <w:suppressLineNumbers w:val="0"/>
              <w:tabs>
                <w:tab w:val="left" w:pos="360"/>
                <w:tab w:val="clear" w:pos="720"/>
              </w:tabs>
              <w:spacing w:before="100" w:beforeAutospacing="1" w:after="0" w:afterAutospacing="0"/>
              <w:ind w:left="360" w:right="0"/>
              <w:rPr>
                <w:rFonts w:hint="eastAsia"/>
                <w:szCs w:val="21"/>
              </w:rPr>
            </w:pPr>
            <w:r>
              <w:rPr>
                <w:rFonts w:hint="eastAsia"/>
                <w:szCs w:val="21"/>
              </w:rPr>
              <w:t>在减轻危害之前，软件失败可能会对病人或操作者导致死亡或严重伤害</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7"/>
              </w:numPr>
              <w:suppressLineNumbers w:val="0"/>
              <w:tabs>
                <w:tab w:val="left" w:pos="806"/>
                <w:tab w:val="clear" w:pos="1440"/>
              </w:tabs>
              <w:spacing w:before="100" w:beforeAutospacing="1" w:after="0" w:afterAutospacing="0"/>
              <w:ind w:right="0" w:hanging="917"/>
              <w:rPr>
                <w:rFonts w:hint="eastAsia"/>
                <w:szCs w:val="21"/>
              </w:rPr>
            </w:pPr>
            <w:r>
              <w:rPr>
                <w:rFonts w:hint="eastAsia"/>
                <w:szCs w:val="21"/>
              </w:rPr>
              <w:t>软件设备有控制生命支持或维持生命的功能</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keepNext w:val="0"/>
              <w:keepLines w:val="0"/>
              <w:widowControl/>
              <w:numPr>
                <w:ilvl w:val="1"/>
                <w:numId w:val="8"/>
              </w:numPr>
              <w:suppressLineNumbers w:val="0"/>
              <w:tabs>
                <w:tab w:val="left" w:pos="806"/>
                <w:tab w:val="clear" w:pos="1440"/>
              </w:tabs>
              <w:spacing w:before="100" w:beforeAutospacing="1" w:after="0" w:afterAutospacing="0"/>
              <w:ind w:left="806" w:right="0" w:hanging="283"/>
              <w:rPr>
                <w:rFonts w:hint="eastAsia"/>
                <w:szCs w:val="21"/>
              </w:rPr>
            </w:pPr>
            <w:r>
              <w:rPr>
                <w:rFonts w:hint="eastAsia"/>
                <w:szCs w:val="21"/>
              </w:rPr>
              <w:t>软件控制可能导致死亡或严重伤害的危害能量（放射治疗系统，除颤器，消融发生器等）</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8"/>
                <w:ins w:id="11" w:author="zhangting" w:date="2020-09-17T09:24:57Z"/>
              </w:numPr>
              <w:suppressLineNumbers w:val="0"/>
              <w:tabs>
                <w:tab w:val="left" w:pos="806"/>
                <w:tab w:val="clear" w:pos="1440"/>
              </w:tabs>
              <w:spacing w:before="100" w:beforeAutospacing="1" w:after="0" w:afterAutospacing="0"/>
              <w:ind w:left="806" w:right="0" w:hanging="283"/>
              <w:rPr>
                <w:rFonts w:hint="eastAsia"/>
                <w:szCs w:val="21"/>
              </w:rPr>
              <w:pPrChange w:id="10" w:author="zhangting" w:date="2020-09-17T09:24:57Z">
                <w:pPr>
                  <w:keepNext w:val="0"/>
                  <w:keepLines w:val="0"/>
                  <w:widowControl/>
                  <w:numPr>
                    <w:ilvl w:val="1"/>
                    <w:numId w:val="9"/>
                  </w:numPr>
                  <w:suppressLineNumbers w:val="0"/>
                  <w:tabs>
                    <w:tab w:val="left" w:pos="806"/>
                    <w:tab w:val="clear" w:pos="1440"/>
                  </w:tabs>
                  <w:spacing w:before="100" w:beforeAutospacing="1" w:after="0" w:afterAutospacing="0"/>
                  <w:ind w:right="0" w:hanging="917"/>
                </w:pPr>
              </w:pPrChange>
            </w:pPr>
            <w:r>
              <w:rPr>
                <w:rFonts w:hint="eastAsia"/>
                <w:szCs w:val="21"/>
              </w:rPr>
              <w:t>软件装置控制因为错误或故障而导致的严重死亡伤害的治疗方法的传递</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6967" w:type="dxa"/>
          </w:tcPr>
          <w:p>
            <w:pPr>
              <w:keepNext w:val="0"/>
              <w:keepLines w:val="0"/>
              <w:widowControl/>
              <w:numPr>
                <w:ilvl w:val="1"/>
                <w:numId w:val="10"/>
              </w:numPr>
              <w:suppressLineNumbers w:val="0"/>
              <w:tabs>
                <w:tab w:val="left" w:pos="806"/>
                <w:tab w:val="clear" w:pos="1440"/>
              </w:tabs>
              <w:spacing w:before="100" w:beforeAutospacing="1" w:after="0" w:afterAutospacing="0"/>
              <w:ind w:left="806" w:right="0" w:hanging="283"/>
              <w:rPr>
                <w:rFonts w:hint="eastAsia"/>
                <w:szCs w:val="21"/>
              </w:rPr>
            </w:pPr>
            <w:r>
              <w:rPr>
                <w:rFonts w:hint="eastAsia"/>
                <w:szCs w:val="21"/>
              </w:rPr>
              <w:t>软件直接提供诊断信息，这种信息直接对治疗方案起决定作用，如当被误诊后，会导致死亡或严重伤害</w:t>
            </w:r>
          </w:p>
        </w:tc>
        <w:tc>
          <w:tcPr>
            <w:tcW w:w="979" w:type="dxa"/>
            <w:vAlign w:val="center"/>
          </w:tcPr>
          <w:p>
            <w:pPr>
              <w:keepNext w:val="0"/>
              <w:keepLines w:val="0"/>
              <w:suppressLineNumbers w:val="0"/>
              <w:spacing w:before="100" w:beforeAutospacing="1" w:after="0" w:afterAutospacing="0"/>
              <w:ind w:left="0" w:right="0"/>
              <w:jc w:val="center"/>
              <w:rPr>
                <w:rFonts w:hint="eastAsia"/>
                <w:szCs w:val="21"/>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jc w:val="center"/>
        </w:trPr>
        <w:tc>
          <w:tcPr>
            <w:tcW w:w="6967" w:type="dxa"/>
          </w:tcPr>
          <w:p>
            <w:pPr>
              <w:keepNext w:val="0"/>
              <w:keepLines w:val="0"/>
              <w:widowControl/>
              <w:numPr>
                <w:ilvl w:val="1"/>
                <w:numId w:val="10"/>
                <w:ins w:id="13" w:author="zhangting" w:date="2020-09-17T09:25:09Z"/>
              </w:numPr>
              <w:suppressLineNumbers w:val="0"/>
              <w:tabs>
                <w:tab w:val="left" w:pos="806"/>
                <w:tab w:val="clear" w:pos="1440"/>
              </w:tabs>
              <w:spacing w:before="100" w:beforeAutospacing="1" w:after="0" w:afterAutospacing="0"/>
              <w:ind w:left="806" w:right="0" w:hanging="283"/>
              <w:rPr>
                <w:rFonts w:hint="eastAsia"/>
                <w:szCs w:val="21"/>
              </w:rPr>
              <w:pPrChange w:id="12" w:author="zhangting" w:date="2020-09-17T09:25:09Z">
                <w:pPr>
                  <w:keepNext w:val="0"/>
                  <w:keepLines w:val="0"/>
                  <w:widowControl/>
                  <w:numPr>
                    <w:ilvl w:val="1"/>
                    <w:numId w:val="11"/>
                  </w:numPr>
                  <w:suppressLineNumbers w:val="0"/>
                  <w:tabs>
                    <w:tab w:val="left" w:pos="806"/>
                    <w:tab w:val="clear" w:pos="1440"/>
                  </w:tabs>
                  <w:spacing w:before="100" w:beforeAutospacing="1" w:after="0" w:afterAutospacing="0"/>
                  <w:ind w:right="0" w:hanging="917"/>
                </w:pPr>
              </w:pPrChange>
            </w:pPr>
            <w:r>
              <w:rPr>
                <w:rFonts w:hint="eastAsia"/>
                <w:szCs w:val="21"/>
              </w:rPr>
              <w:t>软件会对潜在生命危险状况（必须介入医疗救治）提供生命体征监护和报警</w:t>
            </w:r>
          </w:p>
        </w:tc>
        <w:tc>
          <w:tcPr>
            <w:tcW w:w="979" w:type="dxa"/>
            <w:vAlign w:val="center"/>
          </w:tcPr>
          <w:p>
            <w:pPr>
              <w:keepNext/>
              <w:keepLines w:val="0"/>
              <w:suppressLineNumbers w:val="0"/>
              <w:spacing w:before="100" w:beforeAutospacing="1" w:after="0" w:afterAutospacing="0"/>
              <w:ind w:left="0" w:right="0"/>
              <w:jc w:val="center"/>
              <w:rPr>
                <w:rFonts w:hint="eastAsia"/>
                <w:szCs w:val="21"/>
              </w:rPr>
            </w:pPr>
            <w:r>
              <w:rPr>
                <w:rFonts w:hint="eastAsia"/>
                <w:szCs w:val="21"/>
              </w:rPr>
              <w:t>否</w:t>
            </w:r>
          </w:p>
        </w:tc>
      </w:tr>
    </w:tbl>
    <w:p>
      <w:pPr>
        <w:spacing w:line="360" w:lineRule="auto"/>
        <w:ind w:firstLine="600" w:firstLineChars="250"/>
        <w:jc w:val="center"/>
        <w:rPr>
          <w:sz w:val="24"/>
        </w:rPr>
      </w:pPr>
      <w:r>
        <w:rPr>
          <w:sz w:val="24"/>
        </w:rPr>
        <w:t>表2 中等关注</w:t>
      </w:r>
    </w:p>
    <w:tbl>
      <w:tblPr>
        <w:tblStyle w:val="16"/>
        <w:tblW w:w="80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shd w:val="clear" w:color="auto" w:fill="D9D9D9"/>
          </w:tcPr>
          <w:p>
            <w:pPr>
              <w:keepNext w:val="0"/>
              <w:keepLines w:val="0"/>
              <w:suppressLineNumbers w:val="0"/>
              <w:spacing w:before="0" w:beforeAutospacing="0" w:after="0" w:afterAutospacing="0"/>
              <w:ind w:left="0" w:right="0"/>
              <w:jc w:val="center"/>
              <w:rPr>
                <w:rFonts w:hint="eastAsia"/>
                <w:b/>
                <w:sz w:val="24"/>
              </w:rPr>
            </w:pPr>
            <w:r>
              <w:rPr>
                <w:rFonts w:hint="eastAsia"/>
                <w:b/>
                <w:sz w:val="24"/>
              </w:rPr>
              <w:t>关注描述</w:t>
            </w:r>
          </w:p>
        </w:tc>
        <w:tc>
          <w:tcPr>
            <w:tcW w:w="992" w:type="dxa"/>
            <w:shd w:val="clear" w:color="auto" w:fill="D9D9D9"/>
          </w:tcPr>
          <w:p>
            <w:pPr>
              <w:keepNext w:val="0"/>
              <w:keepLines w:val="0"/>
              <w:suppressLineNumbers w:val="0"/>
              <w:spacing w:before="0" w:beforeAutospacing="0" w:after="0" w:afterAutospacing="0"/>
              <w:ind w:left="0" w:right="0"/>
              <w:jc w:val="center"/>
              <w:rPr>
                <w:rFonts w:hint="eastAsia"/>
                <w:b/>
                <w:sz w:val="24"/>
              </w:rPr>
            </w:pPr>
            <w:r>
              <w:rPr>
                <w:rFonts w:hint="eastAsia"/>
                <w:b/>
                <w:sz w:val="24"/>
              </w:rPr>
              <w:t>影响</w:t>
            </w:r>
          </w:p>
          <w:p>
            <w:pPr>
              <w:keepNext w:val="0"/>
              <w:keepLines w:val="0"/>
              <w:suppressLineNumbers w:val="0"/>
              <w:spacing w:before="0" w:beforeAutospacing="0" w:after="0" w:afterAutospacing="0"/>
              <w:ind w:left="0" w:right="0"/>
              <w:jc w:val="center"/>
              <w:rPr>
                <w:rFonts w:hint="eastAsia"/>
                <w:sz w:val="24"/>
                <w:highlight w:val="yellow"/>
              </w:rPr>
            </w:pPr>
            <w:r>
              <w:rPr>
                <w:rFonts w:hint="eastAsia"/>
                <w:b/>
                <w:sz w:val="24"/>
              </w:rPr>
              <w:t>是/否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13"/>
                <w:ins w:id="15" w:author="小多" w:date="2020-09-16T20:39:32Z"/>
              </w:numPr>
              <w:suppressLineNumbers w:val="0"/>
              <w:tabs>
                <w:tab w:val="left" w:pos="360"/>
              </w:tabs>
              <w:spacing w:before="100" w:beforeAutospacing="1" w:after="0" w:afterAutospacing="0"/>
              <w:ind w:left="0" w:right="0" w:firstLine="0"/>
              <w:rPr>
                <w:rFonts w:hint="eastAsia"/>
                <w:sz w:val="21"/>
                <w:szCs w:val="21"/>
                <w:lang w:val="zh-CN"/>
                <w:rPrChange w:id="16" w:author="小多" w:date="2020-09-16T20:39:26Z">
                  <w:rPr>
                    <w:sz w:val="24"/>
                  </w:rPr>
                </w:rPrChange>
              </w:rPr>
              <w:pPrChange w:id="14" w:author="小多" w:date="2020-09-16T20:39:32Z">
                <w:pPr>
                  <w:widowControl/>
                  <w:numPr>
                    <w:ilvl w:val="0"/>
                    <w:numId w:val="12"/>
                  </w:numPr>
                  <w:spacing w:before="100" w:beforeAutospacing="1"/>
                </w:pPr>
              </w:pPrChange>
            </w:pPr>
            <w:ins w:id="17" w:author="小多" w:date="2020-09-16T20:39:33Z">
              <w:r>
                <w:rPr>
                  <w:rFonts w:hint="eastAsia"/>
                  <w:sz w:val="21"/>
                  <w:szCs w:val="21"/>
                  <w:lang w:val="en-US" w:eastAsia="zh-CN"/>
                </w:rPr>
                <w:t xml:space="preserve"> </w:t>
              </w:r>
            </w:ins>
            <w:r>
              <w:rPr>
                <w:rFonts w:hint="eastAsia"/>
                <w:sz w:val="21"/>
                <w:szCs w:val="21"/>
                <w:lang w:val="zh-CN"/>
                <w:rPrChange w:id="18" w:author="小多" w:date="2020-09-16T20:39:26Z">
                  <w:rPr>
                    <w:sz w:val="24"/>
                  </w:rPr>
                </w:rPrChange>
              </w:rPr>
              <w:t>软件是属于中等关注级别医疗设备的一部分</w:t>
            </w:r>
          </w:p>
        </w:tc>
        <w:tc>
          <w:tcPr>
            <w:tcW w:w="992" w:type="dxa"/>
            <w:vAlign w:val="center"/>
          </w:tcPr>
          <w:p>
            <w:pPr>
              <w:keepNext w:val="0"/>
              <w:keepLines w:val="0"/>
              <w:suppressLineNumbers w:val="0"/>
              <w:spacing w:before="100" w:beforeAutospacing="1" w:after="0" w:afterAutospacing="0"/>
              <w:ind w:left="0" w:right="0"/>
              <w:jc w:val="center"/>
              <w:rPr>
                <w:rFonts w:hint="eastAsia"/>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3"/>
                <w:ins w:id="20" w:author="小多" w:date="2020-09-16T20:39:26Z"/>
              </w:numPr>
              <w:suppressLineNumbers w:val="0"/>
              <w:tabs>
                <w:tab w:val="left" w:pos="360"/>
                <w:tab w:val="clear" w:pos="720"/>
              </w:tabs>
              <w:spacing w:before="100" w:beforeAutospacing="1" w:after="0" w:afterAutospacing="0"/>
              <w:ind w:left="360" w:right="0"/>
              <w:rPr>
                <w:rFonts w:hint="eastAsia"/>
                <w:sz w:val="21"/>
                <w:szCs w:val="21"/>
                <w:lang w:val="zh-CN"/>
                <w:rPrChange w:id="21" w:author="小多" w:date="2020-09-16T20:39:26Z">
                  <w:rPr>
                    <w:sz w:val="24"/>
                  </w:rPr>
                </w:rPrChange>
              </w:rPr>
              <w:pPrChange w:id="19" w:author="小多" w:date="2020-09-16T20:39:26Z">
                <w:pPr>
                  <w:widowControl/>
                  <w:numPr>
                    <w:ilvl w:val="0"/>
                    <w:numId w:val="14"/>
                  </w:numPr>
                  <w:spacing w:before="100" w:beforeAutospacing="1"/>
                </w:pPr>
              </w:pPrChange>
            </w:pPr>
            <w:r>
              <w:rPr>
                <w:rFonts w:hint="eastAsia"/>
                <w:sz w:val="21"/>
                <w:szCs w:val="21"/>
                <w:lang w:val="zh-CN"/>
                <w:rPrChange w:id="22" w:author="小多" w:date="2020-09-16T20:39:26Z">
                  <w:rPr>
                    <w:sz w:val="24"/>
                  </w:rPr>
                </w:rPrChange>
              </w:rPr>
              <w:t>在减轻危害之前，软件失败可能会对病人或操作者导致死亡或较低伤害</w:t>
            </w:r>
          </w:p>
        </w:tc>
        <w:tc>
          <w:tcPr>
            <w:tcW w:w="992" w:type="dxa"/>
            <w:vAlign w:val="center"/>
          </w:tcPr>
          <w:p>
            <w:pPr>
              <w:keepNext w:val="0"/>
              <w:keepLines w:val="0"/>
              <w:suppressLineNumbers w:val="0"/>
              <w:spacing w:before="100" w:beforeAutospacing="1" w:after="0" w:afterAutospacing="0"/>
              <w:ind w:left="0" w:right="0"/>
              <w:jc w:val="center"/>
              <w:rPr>
                <w:rFonts w:hint="eastAsia"/>
                <w:sz w:val="24"/>
                <w:highlight w:val="yellow"/>
              </w:rPr>
            </w:pPr>
            <w:r>
              <w:rPr>
                <w:rFonts w:hint="eastAsia"/>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1" w:type="dxa"/>
          </w:tcPr>
          <w:p>
            <w:pPr>
              <w:keepNext w:val="0"/>
              <w:keepLines w:val="0"/>
              <w:widowControl/>
              <w:numPr>
                <w:ilvl w:val="0"/>
                <w:numId w:val="3"/>
                <w:ins w:id="24" w:author="小多" w:date="2020-09-16T20:39:26Z"/>
              </w:numPr>
              <w:suppressLineNumbers w:val="0"/>
              <w:tabs>
                <w:tab w:val="left" w:pos="360"/>
                <w:tab w:val="clear" w:pos="720"/>
              </w:tabs>
              <w:spacing w:before="100" w:beforeAutospacing="1" w:after="0" w:afterAutospacing="0"/>
              <w:ind w:left="360" w:right="0"/>
              <w:rPr>
                <w:rFonts w:hint="eastAsia"/>
                <w:sz w:val="21"/>
                <w:szCs w:val="21"/>
                <w:lang w:val="zh-CN"/>
                <w:rPrChange w:id="25" w:author="小多" w:date="2020-09-16T20:39:26Z">
                  <w:rPr>
                    <w:sz w:val="24"/>
                  </w:rPr>
                </w:rPrChange>
              </w:rPr>
              <w:pPrChange w:id="23" w:author="小多" w:date="2020-09-16T20:39:26Z">
                <w:pPr>
                  <w:widowControl/>
                  <w:numPr>
                    <w:ilvl w:val="0"/>
                    <w:numId w:val="15"/>
                  </w:numPr>
                  <w:spacing w:before="100" w:beforeAutospacing="1"/>
                </w:pPr>
              </w:pPrChange>
            </w:pPr>
            <w:r>
              <w:rPr>
                <w:rFonts w:hint="eastAsia"/>
                <w:sz w:val="21"/>
                <w:szCs w:val="21"/>
                <w:lang w:val="zh-CN"/>
                <w:rPrChange w:id="26" w:author="小多" w:date="2020-09-16T20:39:26Z">
                  <w:rPr>
                    <w:sz w:val="24"/>
                  </w:rPr>
                </w:rPrChange>
              </w:rPr>
              <w:t>如果软件存在错误或潜在设计错误导致误诊或延误合适的医疗救治会导致较低伤害</w:t>
            </w:r>
          </w:p>
        </w:tc>
        <w:tc>
          <w:tcPr>
            <w:tcW w:w="992" w:type="dxa"/>
            <w:vAlign w:val="center"/>
          </w:tcPr>
          <w:p>
            <w:pPr>
              <w:keepNext/>
              <w:keepLines w:val="0"/>
              <w:suppressLineNumbers w:val="0"/>
              <w:spacing w:before="100" w:beforeAutospacing="1" w:after="0" w:afterAutospacing="0"/>
              <w:ind w:left="0" w:right="0"/>
              <w:jc w:val="center"/>
              <w:rPr>
                <w:rFonts w:hint="eastAsia"/>
                <w:sz w:val="24"/>
                <w:highlight w:val="yellow"/>
              </w:rPr>
            </w:pPr>
            <w:r>
              <w:rPr>
                <w:rFonts w:hint="eastAsia"/>
                <w:szCs w:val="21"/>
              </w:rPr>
              <w:t>是</w:t>
            </w:r>
          </w:p>
        </w:tc>
      </w:tr>
    </w:tbl>
    <w:p>
      <w:pPr>
        <w:spacing w:line="360" w:lineRule="auto"/>
        <w:ind w:firstLine="600" w:firstLineChars="250"/>
        <w:jc w:val="center"/>
        <w:rPr>
          <w:del w:id="27" w:author="小多" w:date="2020-09-16T20:42:35Z"/>
          <w:sz w:val="24"/>
        </w:rPr>
      </w:pPr>
    </w:p>
    <w:bookmarkEnd w:id="1"/>
    <w:bookmarkEnd w:id="2"/>
    <w:p>
      <w:pPr>
        <w:spacing w:line="360" w:lineRule="auto"/>
        <w:ind w:firstLine="600" w:firstLineChars="250"/>
        <w:rPr>
          <w:sz w:val="24"/>
        </w:rPr>
      </w:pPr>
      <w:r>
        <w:rPr>
          <w:sz w:val="24"/>
        </w:rPr>
        <w:t>根据以上的判断，本软件失效可能带来的危害是“可能有不严重的伤害”，因此其安全性能级别为：B级。</w:t>
      </w:r>
    </w:p>
    <w:tbl>
      <w:tblPr>
        <w:tblStyle w:val="16"/>
        <w:tblW w:w="6602" w:type="dxa"/>
        <w:tblInd w:w="1165"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3702"/>
        <w:gridCol w:w="2900"/>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88" w:hRule="atLeast"/>
        </w:trPr>
        <w:tc>
          <w:tcPr>
            <w:tcW w:w="3702"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b/>
                <w:bCs/>
                <w:w w:val="98"/>
                <w:sz w:val="24"/>
              </w:rPr>
              <w:t>意  义</w:t>
            </w:r>
          </w:p>
        </w:tc>
        <w:tc>
          <w:tcPr>
            <w:tcW w:w="2900"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b/>
                <w:bCs/>
                <w:sz w:val="24"/>
              </w:rPr>
              <w:t>软件安全类别</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sz w:val="24"/>
              </w:rPr>
              <w:t>不可能对健康有伤害或损坏</w:t>
            </w:r>
          </w:p>
        </w:tc>
        <w:tc>
          <w:tcPr>
            <w:tcW w:w="2900" w:type="dxa"/>
            <w:tcBorders>
              <w:bottom w:val="single" w:color="auto" w:sz="8" w:space="0"/>
            </w:tcBorders>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w w:val="93"/>
                <w:sz w:val="24"/>
              </w:rPr>
              <w:t>A</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tcBorders>
              <w:bottom w:val="single" w:color="auto" w:sz="8" w:space="0"/>
            </w:tcBorders>
            <w:shd w:val="clear" w:color="auto" w:fill="FFC000" w:themeFill="accent4"/>
            <w:vAlign w:val="bottom"/>
          </w:tcPr>
          <w:p>
            <w:pPr>
              <w:keepNext w:val="0"/>
              <w:keepLines w:val="0"/>
              <w:suppressLineNumbers w:val="0"/>
              <w:autoSpaceDE w:val="0"/>
              <w:autoSpaceDN w:val="0"/>
              <w:adjustRightInd w:val="0"/>
              <w:spacing w:before="0" w:beforeAutospacing="0" w:after="0" w:afterAutospacing="0"/>
              <w:ind w:left="0" w:right="0" w:firstLine="1058" w:firstLineChars="441"/>
              <w:rPr>
                <w:rFonts w:hint="eastAsia"/>
                <w:sz w:val="24"/>
              </w:rPr>
            </w:pPr>
            <w:r>
              <w:rPr>
                <w:rFonts w:hint="eastAsia"/>
                <w:sz w:val="24"/>
              </w:rPr>
              <w:t>可能有不严重的伤害</w:t>
            </w:r>
          </w:p>
        </w:tc>
        <w:tc>
          <w:tcPr>
            <w:tcW w:w="2900" w:type="dxa"/>
            <w:tcBorders>
              <w:bottom w:val="single" w:color="auto" w:sz="8" w:space="0"/>
            </w:tcBorders>
            <w:shd w:val="clear" w:color="auto" w:fill="FFC000" w:themeFill="accent4"/>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w w:val="99"/>
                <w:sz w:val="24"/>
              </w:rPr>
              <w:t>B</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367" w:hRule="atLeast"/>
        </w:trPr>
        <w:tc>
          <w:tcPr>
            <w:tcW w:w="3702"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highlight w:val="yellow"/>
              </w:rPr>
            </w:pPr>
            <w:r>
              <w:rPr>
                <w:rFonts w:hint="eastAsia"/>
                <w:sz w:val="24"/>
              </w:rPr>
              <w:t>可能死亡或严重伤害</w:t>
            </w:r>
          </w:p>
        </w:tc>
        <w:tc>
          <w:tcPr>
            <w:tcW w:w="2900" w:type="dxa"/>
            <w:shd w:val="clear" w:color="auto" w:fill="auto"/>
            <w:vAlign w:val="bottom"/>
          </w:tcPr>
          <w:p>
            <w:pPr>
              <w:keepNext w:val="0"/>
              <w:keepLines w:val="0"/>
              <w:suppressLineNumbers w:val="0"/>
              <w:autoSpaceDE w:val="0"/>
              <w:autoSpaceDN w:val="0"/>
              <w:adjustRightInd w:val="0"/>
              <w:spacing w:before="0" w:beforeAutospacing="0" w:after="0" w:afterAutospacing="0"/>
              <w:ind w:left="0" w:right="0"/>
              <w:jc w:val="center"/>
              <w:rPr>
                <w:rFonts w:hint="eastAsia"/>
                <w:sz w:val="24"/>
              </w:rPr>
            </w:pPr>
            <w:r>
              <w:rPr>
                <w:rFonts w:hint="eastAsia"/>
                <w:sz w:val="24"/>
              </w:rPr>
              <w:t>C</w:t>
            </w:r>
          </w:p>
        </w:tc>
      </w:tr>
    </w:tbl>
    <w:p>
      <w:pPr>
        <w:tabs>
          <w:tab w:val="left" w:pos="840"/>
        </w:tabs>
        <w:snapToGrid w:val="0"/>
        <w:ind w:left="735"/>
        <w:rPr>
          <w:del w:id="28" w:author="小多" w:date="2020-09-16T20:41:26Z"/>
          <w:b/>
          <w:sz w:val="32"/>
          <w:szCs w:val="32"/>
        </w:rPr>
      </w:pPr>
    </w:p>
    <w:p>
      <w:pPr>
        <w:pStyle w:val="50"/>
      </w:pPr>
      <w:r>
        <w:t>结构功能</w:t>
      </w:r>
    </w:p>
    <w:p>
      <w:pPr>
        <w:pStyle w:val="53"/>
        <w:numPr>
          <w:ilvl w:val="1"/>
          <w:numId w:val="16"/>
        </w:numPr>
        <w:ind w:firstLineChars="0"/>
      </w:pPr>
      <w:r>
        <w:t>动态心电分析软件体系结构如下图</w:t>
      </w:r>
    </w:p>
    <w:p>
      <w:pPr>
        <w:adjustRightInd w:val="0"/>
        <w:ind w:firstLine="640" w:firstLineChars="200"/>
        <w:textAlignment w:val="baseline"/>
        <w:rPr>
          <w:ins w:id="29" w:author="小多" w:date="2020-09-16T20:42:42Z"/>
          <w:color w:val="000000"/>
          <w:sz w:val="24"/>
        </w:rPr>
      </w:pPr>
      <w:del w:id="30" w:author="小多" w:date="2020-09-16T20:40:27Z">
        <w:r>
          <w:rPr>
            <w:sz w:val="32"/>
          </w:rPr>
          <mc:AlternateContent>
            <mc:Choice Requires="wpg">
              <w:drawing>
                <wp:inline distT="0" distB="0" distL="114935" distR="114935">
                  <wp:extent cx="5581650" cy="7242810"/>
                  <wp:effectExtent l="10795" t="4445" r="8255" b="10795"/>
                  <wp:docPr id="80" name="组合 80"/>
                  <wp:cNvGraphicFramePr/>
                  <a:graphic xmlns:a="http://schemas.openxmlformats.org/drawingml/2006/main">
                    <a:graphicData uri="http://schemas.microsoft.com/office/word/2010/wordprocessingGroup">
                      <wpg:wgp>
                        <wpg:cNvGrpSpPr/>
                        <wpg:grpSpPr>
                          <a:xfrm>
                            <a:off x="0" y="0"/>
                            <a:ext cx="5581650" cy="7242810"/>
                            <a:chOff x="5657" y="2810"/>
                            <a:chExt cx="10263" cy="12178"/>
                          </a:xfrm>
                        </wpg:grpSpPr>
                        <wps:wsp>
                          <wps:cNvPr id="163"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2"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5"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12"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83"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84" name="组合 5"/>
                          <wpg:cNvGrpSpPr/>
                          <wpg:grpSpPr>
                            <a:xfrm>
                              <a:off x="5966" y="2810"/>
                              <a:ext cx="9954" cy="12178"/>
                              <a:chOff x="5993" y="2021"/>
                              <a:chExt cx="9954" cy="12178"/>
                            </a:xfrm>
                          </wpg:grpSpPr>
                          <wps:wsp>
                            <wps:cNvPr id="85"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pPr>
                                    <w:numPr>
                                      <w:ilvl w:val="0"/>
                                      <w:numId w:val="17"/>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wps:txbx>
                            <wps:bodyPr rtlCol="0" anchor="ctr"/>
                          </wps:wsp>
                          <wpg:grpSp>
                            <wpg:cNvPr id="86" name="组合 4"/>
                            <wpg:cNvGrpSpPr/>
                            <wpg:grpSpPr>
                              <a:xfrm>
                                <a:off x="5993" y="2021"/>
                                <a:ext cx="9954" cy="11829"/>
                                <a:chOff x="5993" y="2021"/>
                                <a:chExt cx="9954" cy="11829"/>
                              </a:xfrm>
                            </wpg:grpSpPr>
                            <wps:wsp>
                              <wps:cNvPr id="87"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wps:txbx>
                              <wps:bodyPr rtlCol="0" anchor="ctr"/>
                            </wps:wsp>
                            <wpg:grpSp>
                              <wpg:cNvPr id="88" name="组合 3"/>
                              <wpg:cNvGrpSpPr/>
                              <wpg:grpSpPr>
                                <a:xfrm>
                                  <a:off x="5993" y="2021"/>
                                  <a:ext cx="8940" cy="11225"/>
                                  <a:chOff x="5993" y="2021"/>
                                  <a:chExt cx="8940" cy="11225"/>
                                </a:xfrm>
                              </wpg:grpSpPr>
                              <wps:wsp>
                                <wps:cNvPr id="285" name="圆角矩形 285"/>
                                <wps:cNvSpPr/>
                                <wps:spPr>
                                  <a:xfrm>
                                    <a:off x="8102" y="4413"/>
                                    <a:ext cx="4968" cy="1201"/>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89" name="组合 101"/>
                                <wpg:cNvGrpSpPr/>
                                <wpg:grpSpPr>
                                  <a:xfrm>
                                    <a:off x="6235" y="2021"/>
                                    <a:ext cx="8623" cy="2050"/>
                                    <a:chOff x="6275" y="4749"/>
                                    <a:chExt cx="8623" cy="1722"/>
                                  </a:xfrm>
                                </wpg:grpSpPr>
                                <wpg:grpSp>
                                  <wpg:cNvPr id="90" name="组合 16"/>
                                  <wpg:cNvGrpSpPr/>
                                  <wpg:grpSpPr>
                                    <a:xfrm>
                                      <a:off x="6275" y="4749"/>
                                      <a:ext cx="8623" cy="1722"/>
                                      <a:chOff x="6589" y="2792"/>
                                      <a:chExt cx="8623" cy="1486"/>
                                    </a:xfrm>
                                  </wpg:grpSpPr>
                                  <wpg:grpSp>
                                    <wpg:cNvPr id="91" name="组合 6"/>
                                    <wpg:cNvGrpSpPr/>
                                    <wpg:grpSpPr>
                                      <a:xfrm>
                                        <a:off x="6636" y="3510"/>
                                        <a:ext cx="8540" cy="768"/>
                                        <a:chOff x="6636" y="3510"/>
                                        <a:chExt cx="8540" cy="768"/>
                                      </a:xfrm>
                                    </wpg:grpSpPr>
                                    <wps:wsp>
                                      <wps:cNvPr id="97"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wps:txbx>
                                      <wps:bodyPr rtlCol="0" anchor="ctr"/>
                                    </wps:wsp>
                                    <wps:wsp>
                                      <wps:cNvPr id="128"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wps:txbx>
                                      <wps:bodyPr rtlCol="0" anchor="ctr"/>
                                    </wps:wsp>
                                    <wps:wsp>
                                      <wps:cNvPr id="129"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wps:txbx>
                                      <wps:bodyPr rtlCol="0" anchor="ctr"/>
                                    </wps:wsp>
                                    <wps:wsp>
                                      <wps:cNvPr id="130"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wps:txbx>
                                      <wps:bodyPr rtlCol="0" anchor="ctr"/>
                                    </wps:wsp>
                                  </wpg:grpSp>
                                  <wps:wsp>
                                    <wps:cNvPr id="131"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wps:txbx>
                                    <wps:bodyPr rtlCol="0" anchor="ctr"/>
                                  </wps:wsp>
                                </wpg:grpSp>
                                <wps:wsp>
                                  <wps:cNvPr id="132"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设置参数</w:t>
                                        </w:r>
                                      </w:p>
                                    </w:txbxContent>
                                  </wps:txbx>
                                  <wps:bodyPr rtlCol="0" anchor="ctr"/>
                                </wps:wsp>
                              </wpg:grpSp>
                              <wpg:grpSp>
                                <wpg:cNvPr id="133" name="组合 109"/>
                                <wpg:cNvGrpSpPr/>
                                <wpg:grpSpPr>
                                  <a:xfrm>
                                    <a:off x="5993" y="5817"/>
                                    <a:ext cx="8940" cy="7429"/>
                                    <a:chOff x="5993" y="5635"/>
                                    <a:chExt cx="8940" cy="7429"/>
                                  </a:xfrm>
                                </wpg:grpSpPr>
                                <wpg:grpSp>
                                  <wpg:cNvPr id="134" name="组合 104"/>
                                  <wpg:cNvGrpSpPr/>
                                  <wpg:grpSpPr>
                                    <a:xfrm>
                                      <a:off x="5993" y="5635"/>
                                      <a:ext cx="8940" cy="7429"/>
                                      <a:chOff x="5993" y="5635"/>
                                      <a:chExt cx="8940" cy="7429"/>
                                    </a:xfrm>
                                  </wpg:grpSpPr>
                                  <wpg:grpSp>
                                    <wpg:cNvPr id="135" name="组合 100"/>
                                    <wpg:cNvGrpSpPr/>
                                    <wpg:grpSpPr>
                                      <a:xfrm>
                                        <a:off x="5993" y="5635"/>
                                        <a:ext cx="8940" cy="7429"/>
                                        <a:chOff x="5973" y="6473"/>
                                        <a:chExt cx="8940" cy="7429"/>
                                      </a:xfrm>
                                    </wpg:grpSpPr>
                                    <wps:wsp>
                                      <wps:cNvPr id="136"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37" name="组合 25"/>
                                      <wpg:cNvGrpSpPr/>
                                      <wpg:grpSpPr>
                                        <a:xfrm>
                                          <a:off x="13142" y="10523"/>
                                          <a:ext cx="1509" cy="3110"/>
                                          <a:chOff x="9899" y="12784"/>
                                          <a:chExt cx="1509" cy="3306"/>
                                        </a:xfrm>
                                      </wpg:grpSpPr>
                                      <wps:wsp>
                                        <wps:cNvPr id="138"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生成报告</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9"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wps:txbx>
                                        <wps:bodyPr rtlCol="0" anchor="ctr"/>
                                      </wps:wsp>
                                      <wps:wsp>
                                        <wps:cNvPr id="140"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wps:txbx>
                                        <wps:bodyPr rtlCol="0" anchor="ctr"/>
                                      </wps:wsp>
                                      <wps:wsp>
                                        <wps:cNvPr id="141"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wps:txbx>
                                        <wps:bodyPr rtlCol="0" anchor="ctr"/>
                                      </wps:wsp>
                                    </wpg:grpSp>
                                    <wpg:grpSp>
                                      <wpg:cNvPr id="142" name="组合 24"/>
                                      <wpg:cNvGrpSpPr/>
                                      <wpg:grpSpPr>
                                        <a:xfrm>
                                          <a:off x="7854" y="6936"/>
                                          <a:ext cx="1445" cy="3154"/>
                                          <a:chOff x="9899" y="9269"/>
                                          <a:chExt cx="1433" cy="3101"/>
                                        </a:xfrm>
                                      </wpg:grpSpPr>
                                      <wps:wsp>
                                        <wps:cNvPr id="143"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患者信息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s:wsp>
                                        <wps:cNvPr id="145"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wps:txbx>
                                        <wps:bodyPr rtlCol="0" anchor="ctr"/>
                                      </wps:wsp>
                                    </wpg:grpSp>
                                    <wpg:grpSp>
                                      <wpg:cNvPr id="146" name="组合 21"/>
                                      <wpg:cNvGrpSpPr/>
                                      <wpg:grpSpPr>
                                        <a:xfrm>
                                          <a:off x="6178" y="6755"/>
                                          <a:ext cx="1547" cy="3678"/>
                                          <a:chOff x="6612" y="9062"/>
                                          <a:chExt cx="1547" cy="3678"/>
                                        </a:xfrm>
                                      </wpg:grpSpPr>
                                      <wps:wsp>
                                        <wps:cNvPr id="147"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编辑模板</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48" name="组合 18"/>
                                        <wpg:cNvGrpSpPr/>
                                        <wpg:grpSpPr>
                                          <a:xfrm>
                                            <a:off x="6629" y="10060"/>
                                            <a:ext cx="1470" cy="2538"/>
                                            <a:chOff x="6629" y="4702"/>
                                            <a:chExt cx="1470" cy="2538"/>
                                          </a:xfrm>
                                        </wpg:grpSpPr>
                                        <wps:wsp>
                                          <wps:cNvPr id="283"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散点图</w:t>
                                                </w:r>
                                              </w:p>
                                            </w:txbxContent>
                                          </wps:txbx>
                                          <wps:bodyPr rtlCol="0" anchor="ctr"/>
                                        </wps:wsp>
                                        <wps:wsp>
                                          <wps:cNvPr id="149"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wps:txbx>
                                          <wps:bodyPr rtlCol="0" anchor="ctr"/>
                                        </wps:wsp>
                                        <wps:wsp>
                                          <wps:cNvPr id="150"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wps:txbx>
                                          <wps:bodyPr rtlCol="0" anchor="ctr"/>
                                        </wps:wsp>
                                        <wps:wsp>
                                          <wps:cNvPr id="151"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grpSp>
                                      <wpg:cNvPr id="152" name="组合 22"/>
                                      <wpg:cNvGrpSpPr/>
                                      <wpg:grpSpPr>
                                        <a:xfrm>
                                          <a:off x="13010" y="6891"/>
                                          <a:ext cx="1694" cy="3183"/>
                                          <a:chOff x="12931" y="9199"/>
                                          <a:chExt cx="1694" cy="3183"/>
                                        </a:xfrm>
                                      </wpg:grpSpPr>
                                      <wps:wsp>
                                        <wps:cNvPr id="153"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片段图编辑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wps:txbx>
                                        <wps:bodyPr rtlCol="0" anchor="ctr"/>
                                      </wps:wsp>
                                      <wps:wsp>
                                        <wps:cNvPr id="155"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56" name="组合 26"/>
                                      <wpg:cNvGrpSpPr/>
                                      <wpg:grpSpPr>
                                        <a:xfrm>
                                          <a:off x="9568" y="6910"/>
                                          <a:ext cx="1464" cy="3159"/>
                                          <a:chOff x="5883" y="9244"/>
                                          <a:chExt cx="1464" cy="3159"/>
                                        </a:xfrm>
                                      </wpg:grpSpPr>
                                      <wps:wsp>
                                        <wps:cNvPr id="157"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2"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s:wsp>
                                        <wps:cNvPr id="158"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59"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wps:txbx>
                                        <wps:bodyPr rtlCol="0" anchor="ctr"/>
                                      </wps:wsp>
                                    </wpg:grpSp>
                                    <wpg:grpSp>
                                      <wpg:cNvPr id="160" name="组合 23"/>
                                      <wpg:cNvGrpSpPr/>
                                      <wpg:grpSpPr>
                                        <a:xfrm>
                                          <a:off x="11256" y="6899"/>
                                          <a:ext cx="1633" cy="3170"/>
                                          <a:chOff x="11440" y="9247"/>
                                          <a:chExt cx="1633" cy="3170"/>
                                        </a:xfrm>
                                      </wpg:grpSpPr>
                                      <wps:wsp>
                                        <wps:cNvPr id="161"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事件统计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65"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wps:txbx>
                                        <wps:bodyPr rtlCol="0" anchor="ctr"/>
                                      </wps:wsp>
                                      <wps:wsp>
                                        <wps:cNvPr id="166"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wps:txbx>
                                        <wps:bodyPr rtlCol="0" anchor="ctr"/>
                                      </wps:wsp>
                                      <wps:wsp>
                                        <wps:cNvPr id="167"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68" name="组合 29"/>
                                      <wpg:cNvGrpSpPr/>
                                      <wpg:grpSpPr>
                                        <a:xfrm>
                                          <a:off x="11295" y="10527"/>
                                          <a:ext cx="1573" cy="3129"/>
                                          <a:chOff x="11100" y="10470"/>
                                          <a:chExt cx="1573" cy="3338"/>
                                        </a:xfrm>
                                      </wpg:grpSpPr>
                                      <wps:wsp>
                                        <wps:cNvPr id="169"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报告编辑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wps:txbx>
                                        <wps:bodyPr rtlCol="0" anchor="ctr"/>
                                      </wps:wsp>
                                      <wps:wsp>
                                        <wps:cNvPr id="171"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wps:txbx>
                                        <wps:bodyPr rtlCol="0" anchor="ctr"/>
                                      </wps:wsp>
                                    </wpg:grpSp>
                                    <wpg:grpSp>
                                      <wpg:cNvPr id="172" name="组合 33"/>
                                      <wpg:cNvGrpSpPr/>
                                      <wpg:grpSpPr>
                                        <a:xfrm>
                                          <a:off x="9517" y="10523"/>
                                          <a:ext cx="1572" cy="3138"/>
                                          <a:chOff x="9309" y="10453"/>
                                          <a:chExt cx="1572" cy="3336"/>
                                        </a:xfrm>
                                      </wpg:grpSpPr>
                                      <wps:wsp>
                                        <wps:cNvPr id="173"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页扫描</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wps:txbx>
                                        <wps:bodyPr rtlCol="0" anchor="ctr"/>
                                      </wps:wsp>
                                      <wps:wsp>
                                        <wps:cNvPr id="175"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wps:txbx>
                                        <wps:bodyPr rtlCol="0" anchor="ctr"/>
                                      </wps:wsp>
                                      <wps:wsp>
                                        <wps:cNvPr id="176"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wps:txbx>
                                        <wps:bodyPr rtlCol="0" anchor="ctr"/>
                                      </wps:wsp>
                                    </wpg:grpSp>
                                    <wpg:grpSp>
                                      <wpg:cNvPr id="177" name="组合 34"/>
                                      <wpg:cNvGrpSpPr/>
                                      <wpg:grpSpPr>
                                        <a:xfrm>
                                          <a:off x="6182" y="10520"/>
                                          <a:ext cx="1547" cy="3141"/>
                                          <a:chOff x="6612" y="9245"/>
                                          <a:chExt cx="1547" cy="3141"/>
                                        </a:xfrm>
                                      </wpg:grpSpPr>
                                      <wps:wsp>
                                        <wps:cNvPr id="178"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eastAsiaTheme="minorEastAsia"/>
                                                </w:rPr>
                                              </w:pPr>
                                              <w:r>
                                                <w:rPr>
                                                  <w:rFonts w:hint="eastAsia"/>
                                                </w:rPr>
                                                <w:t>HRV</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9" name="组合 18"/>
                                        <wpg:cNvGrpSpPr/>
                                        <wpg:grpSpPr>
                                          <a:xfrm>
                                            <a:off x="6633" y="9847"/>
                                            <a:ext cx="1462" cy="1832"/>
                                            <a:chOff x="6633" y="4489"/>
                                            <a:chExt cx="1462" cy="1832"/>
                                          </a:xfrm>
                                        </wpg:grpSpPr>
                                        <wps:wsp>
                                          <wps:cNvPr id="180"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非线性分析</w:t>
                                                </w:r>
                                              </w:p>
                                            </w:txbxContent>
                                          </wps:txbx>
                                          <wps:bodyPr rtlCol="0" anchor="ctr"/>
                                        </wps:wsp>
                                        <wps:wsp>
                                          <wps:cNvPr id="181"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wps:txbx>
                                          <wps:bodyPr rtlCol="0" anchor="ctr"/>
                                        </wps:wsp>
                                        <wps:wsp>
                                          <wps:cNvPr id="182"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频域分析</w:t>
                                                </w:r>
                                              </w:p>
                                            </w:txbxContent>
                                          </wps:txbx>
                                          <wps:bodyPr rtlCol="0" anchor="ctr"/>
                                        </wps:wsp>
                                      </wpg:grpSp>
                                    </wpg:grpSp>
                                    <wpg:grpSp>
                                      <wpg:cNvPr id="183" name="组合 67"/>
                                      <wpg:cNvGrpSpPr/>
                                      <wpg:grpSpPr>
                                        <a:xfrm>
                                          <a:off x="7817" y="10522"/>
                                          <a:ext cx="1573" cy="3141"/>
                                          <a:chOff x="6612" y="9245"/>
                                          <a:chExt cx="1573" cy="3141"/>
                                        </a:xfrm>
                                      </wpg:grpSpPr>
                                      <wps:wsp>
                                        <wps:cNvPr id="18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rFonts w:eastAsiaTheme="minorEastAsia"/>
                                                </w:rPr>
                                              </w:pPr>
                                              <w:r>
                                                <w:rPr>
                                                  <w:rFonts w:hint="eastAsia"/>
                                                </w:rPr>
                                                <w:t>房颤</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5" name="组合 18"/>
                                        <wpg:cNvGrpSpPr/>
                                        <wpg:grpSpPr>
                                          <a:xfrm>
                                            <a:off x="6650" y="9847"/>
                                            <a:ext cx="1535" cy="1832"/>
                                            <a:chOff x="6650" y="4489"/>
                                            <a:chExt cx="1535" cy="1832"/>
                                          </a:xfrm>
                                        </wpg:grpSpPr>
                                        <wps:wsp>
                                          <wps:cNvPr id="186"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T-RR散点图</w:t>
                                                </w:r>
                                              </w:p>
                                            </w:txbxContent>
                                          </wps:txbx>
                                          <wps:bodyPr rtlCol="0" anchor="ctr"/>
                                        </wps:wsp>
                                        <wps:wsp>
                                          <wps:cNvPr id="18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房颤检测</w:t>
                                                </w:r>
                                              </w:p>
                                            </w:txbxContent>
                                          </wps:txbx>
                                          <wps:bodyPr rtlCol="0" anchor="ctr"/>
                                        </wps:wsp>
                                        <wps:wsp>
                                          <wps:cNvPr id="188"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密度图</w:t>
                                                </w:r>
                                              </w:p>
                                            </w:txbxContent>
                                          </wps:txbx>
                                          <wps:bodyPr rtlCol="0" anchor="ctr"/>
                                        </wps:wsp>
                                      </wpg:grpSp>
                                    </wpg:grpSp>
                                  </wpg:grpSp>
                                  <wps:wsp>
                                    <wps:cNvPr id="189"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wps:txbx>
                                    <wps:bodyPr rtlCol="0" anchor="ctr"/>
                                  </wps:wsp>
                                </wpg:grpSp>
                                <wps:wsp>
                                  <wps:cNvPr id="190"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wps:txbx>
                                  <wps:bodyPr rtlCol="0" anchor="ctr"/>
                                </wps:wsp>
                                <wps:wsp>
                                  <wps:cNvPr id="191"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rFonts w:eastAsiaTheme="minorEastAsia"/>
                                            <w:sz w:val="18"/>
                                            <w:szCs w:val="18"/>
                                          </w:rPr>
                                        </w:pPr>
                                        <w:r>
                                          <w:rPr>
                                            <w:rFonts w:hint="eastAsia"/>
                                            <w:sz w:val="18"/>
                                            <w:szCs w:val="18"/>
                                          </w:rPr>
                                          <w:t>Demix</w:t>
                                        </w:r>
                                      </w:p>
                                    </w:txbxContent>
                                  </wps:txbx>
                                  <wps:bodyPr rtlCol="0" anchor="ctr"/>
                                </wps:wsp>
                              </wpg:grpSp>
                            </wpg:grpSp>
                          </wpg:grpSp>
                        </wpg:grpSp>
                      </wpg:wgp>
                    </a:graphicData>
                  </a:graphic>
                </wp:inline>
              </w:drawing>
            </mc:Choice>
            <mc:Fallback>
              <w:pict>
                <v:group id="_x0000_s1026" o:spid="_x0000_s1026" o:spt="203" style="height:570.3pt;width:439.5pt;" coordorigin="5657,2810" coordsize="10263,12178" o:gfxdata="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">
                  <o:lock v:ext="edit" aspectratio="f"/>
                  <v:shape id="_x0000_s1026" o:spid="_x0000_s1026" o:spt="32" type="#_x0000_t32" style="position:absolute;left:10526;top:4860;height:342;width:34;" filled="f" stroked="t" coordsize="21600,21600" o:gfxdata="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oBUi8AAAA&#10;3A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直接箭头连接符 111" o:spid="_x0000_s1026" o:spt="32" type="#_x0000_t32" style="position:absolute;left:10560;top:6403;height:477;width:85;" filled="f" stroked="t" coordsize="21600,21600" o:gfxdata="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pdlHe5AAAA2wAA&#10;AA8AAAAAAAAAAQAgAAAAIgAAAGRycy9kb3ducmV2LnhtbFBLAQIUABQAAAAIAIdO4kAzLwWeOwAA&#10;ADkAAAAQAAAAAAAAAAEAIAAAAAgBAABkcnMvc2hhcGV4bWwueG1sUEsFBgAAAAAGAAYAWwEAALID&#10;AAAAAA==&#10;">
                    <v:fill on="f" focussize="0,0"/>
                    <v:stroke weight="0.5pt" color="#000000 [3213]" miterlimit="8" joinstyle="miter" startarrow="open" endarrow="open"/>
                    <v:imagedata o:title=""/>
                    <o:lock v:ext="edit" aspectratio="f"/>
                  </v:shape>
                  <v:shape id="直接箭头连接符 113" o:spid="_x0000_s1026" o:spt="32" type="#_x0000_t32" style="position:absolute;left:14906;top:10318;flip:y;height:3;width:340;" filled="f" stroked="t" coordsize="21600,21600" o:gfxdata="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qjxi/&#10;AAAA2w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shape id="_x0000_s1026" o:spid="_x0000_s1026" o:spt="34" type="#_x0000_t34" style="position:absolute;left:6021;top:3219;flip:y;height:11514;width:187;rotation:11796480f;" filled="f" stroked="t" coordsize="21600,21600" o:gfxdata="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BmJq/&#10;AAAA3AAAAA8AAAAAAAAAAQAgAAAAIgAAAGRycy9kb3ducmV2LnhtbFBLAQIUABQAAAAIAIdO4kAz&#10;LwWeOwAAADkAAAAQAAAAAAAAAAEAIAAAAA4BAABkcnMvc2hhcGV4bWwueG1sUEsFBgAAAAAGAAYA&#10;WwEAALgDAAAAAA==&#10;" adj="64916">
                    <v:fill on="f" focussize="0,0"/>
                    <v:stroke weight="0.5pt" color="#000000 [3213]" miterlimit="8" joinstyle="miter" startarrow="open" endarrow="open"/>
                    <v:imagedata o:title=""/>
                    <o:lock v:ext="edit" aspectratio="f"/>
                  </v:shape>
                  <v:shape id="_x0000_s1026" o:spid="_x0000_s1026" o:spt="32" type="#_x0000_t32" style="position:absolute;left:5657;top:4325;flip:x y;height:6;width:598;" filled="f" stroked="t" coordsize="21600,21600" o:gfxdata="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UFj+8AAAA&#10;3AAAAA8AAAAAAAAAAQAgAAAAIgAAAGRycy9kb3ducmV2LnhtbFBLAQIUABQAAAAIAIdO4kAzLwWe&#10;OwAAADkAAAAQAAAAAAAAAAEAIAAAAAsBAABkcnMvc2hhcGV4bWwueG1sUEsFBgAAAAAGAAYAWwEA&#10;ALUDAAAAAA==&#10;">
                    <v:fill on="f" focussize="0,0"/>
                    <v:stroke weight="0.5pt" color="#000000 [3213]" miterlimit="8" joinstyle="miter" startarrow="open" endarrow="open"/>
                    <v:imagedata o:title=""/>
                    <o:lock v:ext="edit" aspectratio="f"/>
                  </v:shape>
                  <v:shape id="肘形连接符 1" o:spid="_x0000_s1026" o:spt="33" type="#_x0000_t33" style="position:absolute;left:14795;top:4331;height:1665;width:788;" filled="f" stroked="t" coordsize="21600,21600" o:gfxdata="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9oSMbsAAADb&#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_x0000_s1026" o:spid="_x0000_s1026" o:spt="33" type="#_x0000_t33" style="position:absolute;left:9523;top:13820;height:1129;width:698;rotation:5898240f;" filled="f" stroked="t" coordsize="21600,21600" o:gfxdata="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IW8G/&#10;AAAA3AAAAA8AAAAAAAAAAQAgAAAAIgAAAGRycy9kb3ducmV2LnhtbFBLAQIUABQAAAAIAIdO4kAz&#10;LwWeOwAAADkAAAAQAAAAAAAAAAEAIAAAAA4BAABkcnMvc2hhcGV4bWwueG1sUEsFBgAAAAAGAAYA&#10;WwEAALgDAAAAAA==&#10;">
                    <v:fill on="f" focussize="0,0"/>
                    <v:stroke weight="0.5pt" color="#000000 [3213]" miterlimit="8" joinstyle="miter" startarrow="open" endarrow="open"/>
                    <v:imagedata o:title=""/>
                    <o:lock v:ext="edit" aspectratio="f"/>
                  </v:shape>
                  <v:group id="组合 5" o:spid="_x0000_s1026" o:spt="203" style="position:absolute;left:5966;top:2810;height:12178;width:9954;" coordorigin="5993,2021" coordsize="9954,12178"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roundrect id="圆角矩形 6" o:spid="_x0000_s1026" o:spt="2" style="position:absolute;left:6048;top:13689;height:510;width:3286;v-text-anchor:middle;" fillcolor="#C55A11 [2405]" filled="t" stroked="t" coordsize="21600,21600" arcsize="0.166666666666667" o:gfxdata="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H0ku8AAAA&#10;2wAAAA8AAAAAAAAAAQAgAAAAIgAAAGRycy9kb3ducmV2LnhtbFBLAQIUABQAAAAIAIdO4kAzLwWe&#10;OwAAADkAAAAQAAAAAAAAAAEAIAAAAAsBAABkcnMvc2hhcGV4bWwueG1sUEsFBgAAAAAGAAYAWwEA&#10;ALUDAAAAAA==&#10;">
                      <v:fill on="t" focussize="0,0"/>
                      <v:stroke weight="0.5pt" color="#FFFF00 [3207]" miterlimit="8" joinstyle="miter"/>
                      <v:imagedata o:title=""/>
                      <o:lock v:ext="edit" aspectratio="f"/>
                      <v:textbox>
                        <w:txbxContent>
                          <w:p>
                            <w:pPr>
                              <w:numPr>
                                <w:ilvl w:val="0"/>
                                <w:numId w:val="17"/>
                              </w:numPr>
                              <w:jc w:val="center"/>
                              <w:textAlignment w:val="baseline"/>
                              <w:rPr>
                                <w:szCs w:val="21"/>
                              </w:rPr>
                            </w:pPr>
                            <w:r>
                              <w:rPr>
                                <w:rFonts w:asciiTheme="minorHAnsi" w:hAnsiTheme="minorBidi" w:eastAsiaTheme="minorEastAsia"/>
                                <w:color w:val="000000" w:themeColor="dark1"/>
                                <w:kern w:val="24"/>
                                <w:szCs w:val="21"/>
                                <w14:textFill>
                                  <w14:solidFill>
                                    <w14:schemeClr w14:val="dk1"/>
                                  </w14:solidFill>
                                </w14:textFill>
                              </w:rPr>
                              <w:t>后台</w:t>
                            </w:r>
                            <w:r>
                              <w:rPr>
                                <w:rFonts w:hint="eastAsia" w:asciiTheme="minorHAnsi" w:hAnsiTheme="minorBidi" w:eastAsiaTheme="minorEastAsia"/>
                                <w:color w:val="000000" w:themeColor="dark1"/>
                                <w:kern w:val="24"/>
                                <w:szCs w:val="21"/>
                                <w14:textFill>
                                  <w14:solidFill>
                                    <w14:schemeClr w14:val="dk1"/>
                                  </w14:solidFill>
                                </w14:textFill>
                              </w:rPr>
                              <w:t>API</w:t>
                            </w:r>
                            <w:r>
                              <w:rPr>
                                <w:rFonts w:asciiTheme="minorHAnsi" w:hAnsiTheme="minorBidi" w:eastAsiaTheme="minorEastAsia"/>
                                <w:color w:val="000000" w:themeColor="dark1"/>
                                <w:kern w:val="24"/>
                                <w:szCs w:val="21"/>
                                <w14:textFill>
                                  <w14:solidFill>
                                    <w14:schemeClr w14:val="dk1"/>
                                  </w14:solidFill>
                                </w14:textFill>
                              </w:rPr>
                              <w:t>接口</w:t>
                            </w:r>
                          </w:p>
                        </w:txbxContent>
                      </v:textbox>
                    </v:roundrect>
                    <v:group id="组合 4" o:spid="_x0000_s1026" o:spt="203" style="position:absolute;left:5993;top:2021;height:11829;width:9954;" coordorigin="5993,2021" coordsize="9954,11829"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roundrect id="圆角矩形 7" o:spid="_x0000_s1026" o:spt="2" style="position:absolute;left:15273;top:5207;height:8643;width:674;v-text-anchor:middle;" fillcolor="#7030A0" filled="t" stroked="t" coordsize="21600,21600" arcsize="0.166666666666667" o:gfxdata="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IljG/&#10;AAAA2wAAAA8AAAAAAAAAAQAgAAAAIgAAAGRycy9kb3ducmV2LnhtbFBLAQIUABQAAAAIAIdO4kAz&#10;LwWeOwAAADkAAAAQAAAAAAAAAAEAIAAAAA4BAABkcnMvc2hhcGV4bWwueG1sUEsFBgAAAAAGAAYA&#10;WwEAALgDAAAAAA==&#10;">
                        <v:fill on="t" focussize="0,0"/>
                        <v:stroke weight="0.5pt" color="#FFC000 [3207]" miterlimit="8" joinstyle="miter"/>
                        <v:imagedata o:title=""/>
                        <o:lock v:ext="edit" aspectratio="f"/>
                        <v:textbox>
                          <w:txbxContent>
                            <w:p>
                              <w:pPr>
                                <w:textAlignment w:val="baseline"/>
                                <w:rPr>
                                  <w:sz w:val="36"/>
                                </w:rPr>
                              </w:pPr>
                              <w:r>
                                <w:rPr>
                                  <w:rFonts w:asciiTheme="minorHAnsi" w:hAnsiTheme="minorBidi" w:eastAsiaTheme="minorEastAsia"/>
                                  <w:color w:val="000000" w:themeColor="dark1"/>
                                  <w:kern w:val="24"/>
                                  <w:sz w:val="36"/>
                                  <w:szCs w:val="36"/>
                                  <w14:textFill>
                                    <w14:solidFill>
                                      <w14:schemeClr w14:val="dk1"/>
                                    </w14:solidFill>
                                  </w14:textFill>
                                </w:rPr>
                                <w:t>算法接口</w:t>
                              </w:r>
                            </w:p>
                          </w:txbxContent>
                        </v:textbox>
                      </v:roundrect>
                      <v:group id="组合 3" o:spid="_x0000_s1026" o:spt="203" style="position:absolute;left:5993;top:2021;height:11225;width:8940;" coordorigin="5993,2021" coordsize="8940,11225"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oundrect id="_x0000_s1026" o:spid="_x0000_s1026" o:spt="2" style="position:absolute;left:8102;top:4413;height:1201;width:4968;v-text-anchor:middle;" fillcolor="#FFFF00" filled="t" stroked="t" coordsize="21600,21600" arcsize="0.166666666666667" o:gfxdata="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VQxvQAA&#10;ANw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本地文件</w:t>
                                </w:r>
                              </w:p>
                              <w:p>
                                <w:pPr>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提供读ecg文件，读写rlt文件、ffg文件的方法</w:t>
                                </w:r>
                              </w:p>
                            </w:txbxContent>
                          </v:textbox>
                        </v:roundrect>
                        <v:group id="组合 101" o:spid="_x0000_s1026" o:spt="203" style="position:absolute;left:6235;top:2021;height:2050;width:8623;" coordorigin="6275,4749" coordsize="8623,1722"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group id="组合 16" o:spid="_x0000_s1026" o:spt="203" style="position:absolute;left:6275;top:4749;height:1722;width:8623;" coordorigin="6589,2792" coordsize="8623,148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group id="组合 6" o:spid="_x0000_s1026" o:spt="203" style="position:absolute;left:6636;top:3510;height:768;width:8540;" coordorigin="6636,3510" coordsize="8540,768"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shape id="文本框 92" o:spid="_x0000_s1026" o:spt="202" type="#_x0000_t202" style="position:absolute;left:6636;top:3510;height:768;width:8540;" fillcolor="#FECF40" filled="t" stroked="t" coordsize="21600,21600" o:gfxdata="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LOzJ&#10;wAAAANsAAAAPAAAAAAAAAAEAIAAAACIAAABkcnMvZG93bnJldi54bWxQSwECFAAUAAAACACHTuJA&#10;My8FnjsAAAA5AAAAEAAAAAAAAAABACAAAAAPAQAAZHJzL3NoYXBleG1sLnhtbFBLBQYAAAAABgAG&#10;AFsBAAC5AwAAAAA=&#10;">
                                <v:fill type="gradient" on="t" color2="#846C21" focus="100%" focussize="0,0" rotate="t">
                                  <o:fill type="gradientUnscaled" v:ext="backwardCompatible"/>
                                </v:fill>
                                <v:stroke weight="0.5pt" color="#000000 [3204]" joinstyle="round"/>
                                <v:imagedata o:title=""/>
                                <o:lock v:ext="edit" aspectratio="f"/>
                                <v:textbox>
                                  <w:txbxContent>
                                    <w:p>
                                      <w:pPr>
                                        <w:jc w:val="center"/>
                                        <w:rPr>
                                          <w:rFonts w:eastAsiaTheme="minorEastAsia"/>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p>
                                  </w:txbxContent>
                                </v:textbox>
                              </v:shape>
                              <v:roundrect id="圆角矩形 4" o:spid="_x0000_s1026" o:spt="2" style="position:absolute;left:8861;top:3838;height:399;width:1304;v-text-anchor:middle;" fillcolor="#FECF40" filled="t" stroked="t" coordsize="21600,21600" arcsize="0.166666666666667" o:gfxdata="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q/K3twAAANwAAAAP&#10;AAAAAAAAAAEAIAAAACIAAABkcnMvZG93bnJldi54bWxQSwECFAAUAAAACACHTuJAMy8FnjsAAAA5&#10;AAAAEAAAAAAAAAABACAAAAAGAQAAZHJzL3NoYXBleG1sLnhtbFBLBQYAAAAABgAGAFsBAACwAwAA&#10;AAA=&#10;">
                                <v:fill type="gradient" on="t" color2="#846C21" focus="100%" focussize="0,0" rotate="t">
                                  <o:fill type="gradientUnscaled" v:ext="backwardCompatible"/>
                                </v:fill>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选择文件</w:t>
                                      </w:r>
                                    </w:p>
                                  </w:txbxContent>
                                </v:textbox>
                              </v:roundrect>
                              <v:roundrect id="圆角矩形 4" o:spid="_x0000_s1026" o:spt="2" style="position:absolute;left:10415;top:3838;height:399;width:1304;v-text-anchor:middle;" fillcolor="#C55A11 [2405]" filled="t" stroked="t" coordsize="21600,21600" arcsize="0.166666666666667" o:gfxdata="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eviO/&#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上传文件</w:t>
                                      </w:r>
                                    </w:p>
                                  </w:txbxContent>
                                </v:textbox>
                              </v:roundrect>
                              <v:roundrect id="圆角矩形 4" o:spid="_x0000_s1026" o:spt="2" style="position:absolute;left:11918;top:3835;height:390;width:1304;v-text-anchor:middle;" fillcolor="#C55A11 [2405]" filled="t" stroked="t" coordsize="21600,21600" arcsize="0.166666666666667" o:gfxdata="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hu4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查找</w:t>
                                      </w:r>
                                    </w:p>
                                  </w:txbxContent>
                                </v:textbox>
                              </v:roundrect>
                              <v:roundrect id="圆角矩形 4" o:spid="_x0000_s1026" o:spt="2" style="position:absolute;left:7259;top:3838;height:369;width:1304;v-text-anchor:middle;" fillcolor="#C55A11 [2405]" filled="t" stroked="t" coordsize="21600,21600" arcsize="0.166666666666667" o:gfxdata="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xJPi/&#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下载文件</w:t>
                                      </w:r>
                                    </w:p>
                                  </w:txbxContent>
                                </v:textbox>
                              </v:roundrect>
                            </v:group>
                            <v:roundrect id="圆角矩形 1" o:spid="_x0000_s1026" o:spt="2" style="position:absolute;left:6589;top:2792;height:593;width:8623;v-text-anchor:middle;" fillcolor="#70AD47 [3209]" filled="t" stroked="t" coordsize="21600,21600" arcsize="0.166666666666667" o:gfxdata="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9miBrsAAADc&#10;AAAADwAAAAAAAAABACAAAAAiAAAAZHJzL2Rvd25yZXYueG1sUEsBAhQAFAAAAAgAh07iQDMvBZ47&#10;AAAAOQAAABAAAAAAAAAAAQAgAAAACgEAAGRycy9zaGFwZXhtbC54bWxQSwUGAAAAAAYABgBbAQAA&#10;tAMAAAAA&#10;">
                              <v:fill on="t" focussize="0,0"/>
                              <v:stroke weight="0.5pt" color="#FFC000 [3207]" miterlimit="8" joinstyle="miter"/>
                              <v:imagedata o:title=""/>
                              <o:lock v:ext="edit" aspectratio="f"/>
                              <v:textbox>
                                <w:txbxContent>
                                  <w:p>
                                    <w:pPr>
                                      <w:jc w:val="center"/>
                                      <w:rPr>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p>
                                </w:txbxContent>
                              </v:textbox>
                            </v:roundrect>
                          </v:group>
                          <v:roundrect id="圆角矩形 4" o:spid="_x0000_s1026" o:spt="2" style="position:absolute;left:13081;top:5971;height:462;width:1304;v-text-anchor:middle;" fillcolor="#C55A11 [2405]" filled="t" stroked="t" coordsize="21600,21600" arcsize="0.166666666666667" o:gfxdata="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x8U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设置参数</w:t>
                                  </w:r>
                                </w:p>
                              </w:txbxContent>
                            </v:textbox>
                          </v:roundrect>
                        </v:group>
                        <v:group id="组合 109" o:spid="_x0000_s1026" o:spt="203" style="position:absolute;left:5993;top:5817;height:7429;width:8940;" coordorigin="5993,5635" coordsize="8940,7429"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group id="组合 104" o:spid="_x0000_s1026" o:spt="203" style="position:absolute;left:5993;top:5635;height:7429;width:8940;" coordorigin="5993,5635" coordsize="8940,742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group id="组合 100" o:spid="_x0000_s1026" o:spt="203" style="position:absolute;left:5993;top:5635;height:7429;width:8940;" coordorigin="5973,6473" coordsize="8940,742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文本框 95" o:spid="_x0000_s1026" o:spt="202" type="#_x0000_t202" style="position:absolute;left:5973;top:6473;height:7429;width:8940;" fillcolor="#B4C7E7 [1300]" filled="t" stroked="t" coordsize="21600,21600" o:gfxdata="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J2Wo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jc w:val="center"/>
                                        <w:rPr>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p>
                                  </w:txbxContent>
                                </v:textbox>
                              </v:shape>
                              <v:group id="组合 25" o:spid="_x0000_s1026" o:spt="203" style="position:absolute;left:13142;top:10523;height:3110;width:1509;" coordorigin="9899,12784" coordsize="1509,3306"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文本框 49" o:spid="_x0000_s1026" o:spt="202" type="#_x0000_t202" style="position:absolute;left:9899;top:12784;height:3306;width:1509;" fillcolor="#4472C4 [3204]" filled="t" stroked="t" coordsize="21600,21600" o:gfxdata="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KYK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rFonts w:eastAsiaTheme="minorEastAsia"/>
                                          </w:rPr>
                                        </w:pPr>
                                        <w:r>
                                          <w:rPr>
                                            <w:rFonts w:hint="eastAsia"/>
                                          </w:rPr>
                                          <w:t>生成报告</w:t>
                                        </w:r>
                                      </w:p>
                                    </w:txbxContent>
                                  </v:textbox>
                                </v:shape>
                                <v:roundrect id="圆角矩形 5" o:spid="_x0000_s1026" o:spt="2" style="position:absolute;left:10007;top:13304;height:487;width:1263;v-text-anchor:middle;" fillcolor="#C55A11 [2405]" filled="t" stroked="t" coordsize="21600,21600" arcsize="0.166666666666667" o:gfxdata="UEsDBAoAAAAAAIdO4kAAAAAAAAAAAAAAAAAEAAAAZHJzL1BLAwQUAAAACACHTuJAyMuNZb0AAADc&#10;AAAADwAAAGRycy9kb3ducmV2LnhtbEVPTWvCQBC9C/0PyxS86UYF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41l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模板编辑</w:t>
                                        </w:r>
                                      </w:p>
                                    </w:txbxContent>
                                  </v:textbox>
                                </v:roundrect>
                                <v:roundrect id="圆角矩形 5" o:spid="_x0000_s1026" o:spt="2" style="position:absolute;left:9994;top:13848;height:551;width:1253;v-text-anchor:middle;" fillcolor="#4472C4 [3204]" filled="t" stroked="t" coordsize="21600,21600" arcsize="0.166666666666667" o:gfxdata="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N5ms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生成报告</w:t>
                                        </w:r>
                                      </w:p>
                                    </w:txbxContent>
                                  </v:textbox>
                                </v:roundrect>
                                <v:roundrect id="圆角矩形 5" o:spid="_x0000_s1026" o:spt="2" style="position:absolute;left:9993;top:14527;height:502;width:1263;v-text-anchor:middle;" fillcolor="#C55A11 [2405]" filled="t" stroked="t" coordsize="21600,21600" arcsize="0.166666666666667" o:gfxdata="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u/Ie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上传报告</w:t>
                                        </w:r>
                                      </w:p>
                                    </w:txbxContent>
                                  </v:textbox>
                                </v:roundrect>
                              </v:group>
                              <v:group id="组合 24" o:spid="_x0000_s1026" o:spt="203" style="position:absolute;left:7854;top:6936;height:3154;width:1445;" coordorigin="9899,9269" coordsize="1433,3101"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文本框 76" o:spid="_x0000_s1026" o:spt="202" type="#_x0000_t202" style="position:absolute;left:9899;top:9269;height:3101;width:1433;" fillcolor="#4472C4 [3204]" filled="t" stroked="t" coordsize="21600,21600" o:gfxdata="UEsDBAoAAAAAAIdO4kAAAAAAAAAAAAAAAAAEAAAAZHJzL1BLAwQUAAAACACHTuJATw5HBroAAADc&#10;AAAADwAAAGRycy9kb3ducmV2LnhtbEVPTYvCMBC9L/gfwgje1qQq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DkcG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患者信息</w:t>
                                        </w:r>
                                      </w:p>
                                    </w:txbxContent>
                                  </v:textbox>
                                </v:shape>
                                <v:roundrect id="圆角矩形 4" o:spid="_x0000_s1026" o:spt="2" style="position:absolute;left:10011;top:11542;height:484;width:1253;v-text-anchor:middle;" fillcolor="#C55A11 [2405]" filled="t" stroked="t" coordsize="21600,21600" arcsize="0.166666666666667" o:gfxdata="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MUY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roundrect id="圆角矩形 5" o:spid="_x0000_s1026" o:spt="2" style="position:absolute;left:9948;top:9887;height:442;width:1312;v-text-anchor:middle;" fillcolor="#7030A0" filled="t" stroked="t" coordsize="21600,21600" arcsize="0.166666666666667" o:gfxdata="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PI0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asciiTheme="minorHAnsi" w:hAnsiTheme="minorBidi" w:eastAsiaTheme="minorEastAsia"/>
                                            <w:color w:val="000000" w:themeColor="dark1"/>
                                            <w:kern w:val="24"/>
                                            <w:sz w:val="18"/>
                                            <w:szCs w:val="18"/>
                                            <w14:textFill>
                                              <w14:solidFill>
                                                <w14:schemeClr w14:val="dk1"/>
                                              </w14:solidFill>
                                            </w14:textFill>
                                          </w:rPr>
                                          <w:t>重新分析</w:t>
                                        </w:r>
                                      </w:p>
                                    </w:txbxContent>
                                  </v:textbox>
                                </v:roundrect>
                              </v:group>
                              <v:group id="组合 21" o:spid="_x0000_s1026" o:spt="203" style="position:absolute;left:6178;top:6755;height:3678;width:1547;" coordorigin="6612,9062" coordsize="1547,3678"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062;height:3678;width:1547;" fillcolor="#4472C4 [3204]" filled="t" stroked="t" coordsize="21600,21600" o:gfxdata="UEsDBAoAAAAAAIdO4kAAAAAAAAAAAAAAAAAEAAAAZHJzL1BLAwQUAAAACACHTuJAMDVBBbwAAADc&#10;AAAADwAAAGRycy9kb3ducmV2LnhtbEVP22rCQBB9L/gPyxT6VnfTS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1QQW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编辑模板</w:t>
                                        </w:r>
                                      </w:p>
                                    </w:txbxContent>
                                  </v:textbox>
                                </v:shape>
                                <v:group id="组合 18" o:spid="_x0000_s1026" o:spt="203" style="position:absolute;left:6629;top:10060;height:2538;width:1470;" coordorigin="6629,4702" coordsize="1470,2538"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roundrect id="圆角矩形 5" o:spid="_x0000_s1026" o:spt="2" style="position:absolute;left:6802;top:5774;height:468;width:1293;v-text-anchor:middle;" fillcolor="#4472C4 [3204]" filled="t" stroked="t" coordsize="21600,21600" arcsize="0.166666666666667" o:gfxdata="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AjI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散点图</w:t>
                                          </w:r>
                                        </w:p>
                                      </w:txbxContent>
                                    </v:textbox>
                                  </v:roundrect>
                                  <v:roundrect id="圆角矩形 4" o:spid="_x0000_s1026" o:spt="2" style="position:absolute;left:6629;top:6764;height:476;width:1469;v-text-anchor:middle;" fillcolor="#C55A11 [2405]" filled="t" stroked="t" coordsize="21600,21600" arcsize="0.166666666666667" o:gfxdata="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zf4Y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室上性设置</w:t>
                                          </w:r>
                                        </w:p>
                                      </w:txbxContent>
                                    </v:textbox>
                                  </v:roundrect>
                                  <v:roundrect id="圆角矩形 5" o:spid="_x0000_s1026" o:spt="2" style="position:absolute;left:6798;top:4702;height:499;width:1277;v-text-anchor:middle;" fillcolor="#4472C4 [3204]" filled="t" stroked="t" coordsize="21600,21600" arcsize="0.166666666666667" o:gfxdata="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fwb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详细模板</w:t>
                                          </w:r>
                                        </w:p>
                                      </w:txbxContent>
                                    </v:textbox>
                                  </v:roundrect>
                                  <v:roundrect id="圆角矩形 5" o:spid="_x0000_s1026" o:spt="2" style="position:absolute;left:6807;top:6269;height:478;width:1292;v-text-anchor:middle;" fillcolor="#4472C4 [3204]" filled="t" stroked="t" coordsize="21600,21600" arcsize="0.166666666666667" o:gfxdata="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pLVf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v:group id="组合 22" o:spid="_x0000_s1026" o:spt="203" style="position:absolute;left:13010;top:6891;height:3183;width:1694;" coordorigin="12931,9199" coordsize="1694,3183"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shape id="文本框 87" o:spid="_x0000_s1026" o:spt="202" type="#_x0000_t202" style="position:absolute;left:12931;top:9199;height:3183;width:1694;" fillcolor="#4472C4 [3204]" filled="t" stroked="t" coordsize="21600,21600" o:gfxdata="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19Hb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片段图编辑</w:t>
                                        </w:r>
                                      </w:p>
                                    </w:txbxContent>
                                  </v:textbox>
                                </v:shape>
                                <v:roundrect id="圆角矩形 4" o:spid="_x0000_s1026" o:spt="2" style="position:absolute;left:13271;top:9867;height:484;width:1086;v-text-anchor:middle;" fillcolor="#4472C4 [3204]" filled="t" stroked="t" coordsize="21600,21600" arcsize="0.166666666666667" o:gfxdata="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jz2bL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片段图</w:t>
                                        </w:r>
                                      </w:p>
                                    </w:txbxContent>
                                  </v:textbox>
                                </v:roundrect>
                                <v:roundrect id="圆角矩形 4" o:spid="_x0000_s1026" o:spt="2" style="position:absolute;left:13285;top:10604;height:484;width:1086;v-text-anchor:middle;" fillcolor="#4472C4 [3204]" filled="t" stroked="t" coordsize="21600,21600" arcsize="0.166666666666667" o:gfxdata="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wU/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6" o:spid="_x0000_s1026" o:spt="203" style="position:absolute;left:9568;top:6910;height:3159;width:1464;" coordorigin="5883,9244" coordsize="1464,3159" o:gfxdata="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jI8jvAAAANwAAAAPAAAAAAAAAAEAIAAAACIAAABkcnMvZG93bnJldi54bWxQ&#10;SwECFAAUAAAACACHTuJAMy8FnjsAAAA5AAAAFQAAAAAAAAABACAAAAALAQAAZHJzL2dyb3Vwc2hh&#10;cGV4bWwueG1sUEsFBgAAAAAGAAYAYAEAAMgDAAAAAA==&#10;">
                                <o:lock v:ext="edit" aspectratio="f"/>
                                <v:shape id="文本框 79" o:spid="_x0000_s1026" o:spt="202" type="#_x0000_t202" style="position:absolute;left:5883;top:9244;height:3159;width:1464;" fillcolor="#4472C4 [3204]" filled="t" stroked="t" coordsize="21600,21600" o:gfxdata="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s19i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ST</w:t>
                                        </w:r>
                                      </w:p>
                                    </w:txbxContent>
                                  </v:textbox>
                                </v:shape>
                                <v:roundrect id="圆角矩形 4" o:spid="_x0000_s1026" o:spt="2" style="position:absolute;left:6119;top:10828;height:485;width:1035;v-text-anchor:middle;" fillcolor="#4472C4 [3204]" filled="t" stroked="t" coordsize="21600,21600" arcsize="0.166666666666667" o:gfxdata="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1AT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roundrect id="圆角矩形 4" o:spid="_x0000_s1026" o:spt="2" style="position:absolute;left:6083;top:10259;height:518;width:1047;v-text-anchor:middle;" fillcolor="#4472C4 [3204]" filled="t" stroked="t" coordsize="21600,21600" arcsize="0.166666666666667" o:gfxdata="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3H8a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6081;top:9737;height:443;width:1060;v-text-anchor:middle;" fillcolor="#7030A0" filled="t" stroked="t" coordsize="21600,21600" arcsize="0.166666666666667" o:gfxdata="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dUC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ST图</w:t>
                                        </w:r>
                                      </w:p>
                                    </w:txbxContent>
                                  </v:textbox>
                                </v:roundrect>
                              </v:group>
                              <v:group id="组合 23" o:spid="_x0000_s1026" o:spt="203" style="position:absolute;left:11256;top:6899;height:3170;width:1633;" coordorigin="11440,9247" coordsize="1633,3170" o:gfxdata="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BFeHG+AAAA3AAAAA8AAAAAAAAAAQAgAAAAIgAAAGRycy9kb3ducmV2Lnht&#10;bFBLAQIUABQAAAAIAIdO4kAzLwWeOwAAADkAAAAVAAAAAAAAAAEAIAAAAA0BAABkcnMvZ3JvdXBz&#10;aGFwZXhtbC54bWxQSwUGAAAAAAYABgBgAQAAygMAAAAA&#10;">
                                <o:lock v:ext="edit" aspectratio="f"/>
                                <v:shape id="文本框 75" o:spid="_x0000_s1026" o:spt="202" type="#_x0000_t202" style="position:absolute;left:11440;top:9247;height:3170;width:1633;" fillcolor="#4472C4 [3204]" filled="t" stroked="t" coordsize="21600,21600" o:gfxdata="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JSCK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事件统计</w:t>
                                        </w:r>
                                      </w:p>
                                    </w:txbxContent>
                                  </v:textbox>
                                </v:shape>
                                <v:roundrect id="圆角矩形 4" o:spid="_x0000_s1026" o:spt="2" style="position:absolute;left:11690;top:11260;height:484;width:1115;v-text-anchor:middle;" fillcolor="#4472C4 [3204]" filled="t" stroked="t" coordsize="21600,21600" arcsize="0.166666666666667" o:gfxdata="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QPNG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4" o:spid="_x0000_s1026" o:spt="2" style="position:absolute;left:11563;top:9643;height:484;width:1452;v-text-anchor:middle;" fillcolor="#7030A0" filled="t" stroked="t" coordsize="21600,21600" arcsize="0.166666666666667" o:gfxdata="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JpSy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事件列表</w:t>
                                        </w:r>
                                      </w:p>
                                    </w:txbxContent>
                                  </v:textbox>
                                </v:roundrect>
                                <v:roundrect id="圆角矩形 4" o:spid="_x0000_s1026" o:spt="2" style="position:absolute;left:11528;top:10192;height:484;width:1512;v-text-anchor:middle;" fillcolor="#4472C4 [3204]" filled="t" stroked="t" coordsize="21600,21600" arcsize="0.166666666666667" o:gfxdata="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4HP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事件心电图</w:t>
                                        </w:r>
                                      </w:p>
                                    </w:txbxContent>
                                  </v:textbox>
                                </v:roundrect>
                                <v:roundrect id="圆角矩形 4" o:spid="_x0000_s1026" o:spt="2" style="position:absolute;left:11696;top:10726;height:484;width:1120;v-text-anchor:middle;" fillcolor="#4472C4 [3204]" filled="t" stroked="t" coordsize="21600,21600" arcsize="0.166666666666667" o:gfxdata="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Coqa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29" o:spid="_x0000_s1026" o:spt="203" style="position:absolute;left:11295;top:10527;height:3129;width:1573;" coordorigin="11100,10470" coordsize="1573,3338"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shape id="文本框 46" o:spid="_x0000_s1026" o:spt="202" type="#_x0000_t202" style="position:absolute;left:11100;top:10470;height:3338;width:1573;" fillcolor="#4472C4 [3204]" filled="t" stroked="t" coordsize="21600,21600" o:gfxdata="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UyyM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rFonts w:eastAsiaTheme="minorEastAsia"/>
                                          </w:rPr>
                                        </w:pPr>
                                        <w:r>
                                          <w:rPr>
                                            <w:rFonts w:hint="eastAsia"/>
                                          </w:rPr>
                                          <w:t>报告编辑</w:t>
                                        </w:r>
                                      </w:p>
                                    </w:txbxContent>
                                  </v:textbox>
                                </v:shape>
                                <v:roundrect id="圆角矩形 5" o:spid="_x0000_s1026" o:spt="2" style="position:absolute;left:11182;top:11164;height:502;width:1263;v-text-anchor:middle;" fillcolor="#4472C4 [3204]" filled="t" stroked="t" coordsize="21600,21600" arcsize="0.166666666666667" o:gfxdata="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yrA+/&#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总结</w:t>
                                        </w:r>
                                      </w:p>
                                    </w:txbxContent>
                                  </v:textbox>
                                </v:roundrect>
                                <v:roundrect id="圆角矩形 5" o:spid="_x0000_s1026" o:spt="2" style="position:absolute;left:11153;top:11964;height:502;width:1263;v-text-anchor:middle;" fillcolor="#4472C4 [3204]" filled="t" stroked="t" coordsize="21600,21600" arcsize="0.166666666666667" o:gfxdata="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CZ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小时汇总</w:t>
                                        </w:r>
                                      </w:p>
                                    </w:txbxContent>
                                  </v:textbox>
                                </v:roundrect>
                              </v:group>
                              <v:group id="组合 33" o:spid="_x0000_s1026" o:spt="203" style="position:absolute;left:9517;top:10523;height:3138;width:1572;" coordorigin="9309,10453" coordsize="1572,3336" o:gfxdata="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oC1UC7AAAA3AAAAA8AAAAAAAAAAQAgAAAAIgAAAGRycy9kb3ducmV2LnhtbFBL&#10;AQIUABQAAAAIAIdO4kAzLwWeOwAAADkAAAAVAAAAAAAAAAEAIAAAAAoBAABkcnMvZ3JvdXBzaGFw&#10;ZXhtbC54bWxQSwUGAAAAAAYABgBgAQAAxwMAAAAA&#10;">
                                <o:lock v:ext="edit" aspectratio="f"/>
                                <v:shape id="文本框 88" o:spid="_x0000_s1026" o:spt="202" type="#_x0000_t202" style="position:absolute;left:9309;top:10453;height:3337;width:1573;" fillcolor="#4472C4 [3204]" filled="t" stroked="t" coordsize="21600,21600" o:gfxdata="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ijb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rFonts w:eastAsiaTheme="minorEastAsia"/>
                                          </w:rPr>
                                        </w:pPr>
                                        <w:r>
                                          <w:rPr>
                                            <w:rFonts w:hint="eastAsia"/>
                                          </w:rPr>
                                          <w:t>页扫描</w:t>
                                        </w:r>
                                      </w:p>
                                    </w:txbxContent>
                                  </v:textbox>
                                </v:shape>
                                <v:roundrect id="圆角矩形 5" o:spid="_x0000_s1026" o:spt="2" style="position:absolute;left:9465;top:11174;height:502;width:1263;v-text-anchor:middle;" fillcolor="#4472C4 [3204]" filled="t" stroked="t" coordsize="21600,21600" arcsize="0.166666666666667" o:gfxdata="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Jqg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心率图</w:t>
                                        </w:r>
                                      </w:p>
                                    </w:txbxContent>
                                  </v:textbox>
                                </v:roundrect>
                                <v:roundrect id="圆角矩形 5" o:spid="_x0000_s1026" o:spt="2" style="position:absolute;left:9451;top:11924;height:502;width:1263;v-text-anchor:middle;" fillcolor="#4472C4 [3204]" filled="t" stroked="t" coordsize="21600,21600" arcsize="0.166666666666667" o:gfxdata="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FD5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心电放大图</w:t>
                                        </w:r>
                                      </w:p>
                                    </w:txbxContent>
                                  </v:textbox>
                                </v:roundrect>
                                <v:roundrect id="圆角矩形 5" o:spid="_x0000_s1026" o:spt="2" style="position:absolute;left:9407;top:12618;height:487;width:1263;v-text-anchor:middle;" fillcolor="#4472C4 [3204]" filled="t" stroked="t" coordsize="21600,21600" arcsize="0.166666666666667" o:gfxdata="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XkeC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心电图</w:t>
                                        </w:r>
                                      </w:p>
                                    </w:txbxContent>
                                  </v:textbox>
                                </v:roundrect>
                              </v:group>
                              <v:group id="组合 34" o:spid="_x0000_s1026" o:spt="203" style="position:absolute;left:6182;top:10520;height:3141;width:1547;" coordorigin="6612,9245" coordsize="1547,3141"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j8Yfyr4AAADc&#10;AAAADwAAAGRycy9kb3ducmV2LnhtbEWPQWvCQBCF70L/wzIFb7qbCsamrkILglQoNApep9lpEpqd&#10;Ddk16r/vHAq9zfDevPfNenvznRppiG1gC9ncgCKugmu5tnA67mYrUDEhO+wCk4U7RdhuHiZrLFy4&#10;8ieNZaqVhHAs0EKTUl9oHauGPMZ56IlF+w6DxyTrUGs34FXCfaefjFlqjy1LQ4M9vTVU/ZQXb+EQ&#10;P8b89b4PeXdenL+eDWfVO1s7fczMC6hEt/Rv/rveO8HPhVaekQn05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Yfyr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rFonts w:eastAsiaTheme="minorEastAsia"/>
                                          </w:rPr>
                                        </w:pPr>
                                        <w:r>
                                          <w:rPr>
                                            <w:rFonts w:hint="eastAsia"/>
                                          </w:rPr>
                                          <w:t>HRV</w:t>
                                        </w:r>
                                      </w:p>
                                    </w:txbxContent>
                                  </v:textbox>
                                </v:shape>
                                <v:group id="组合 18" o:spid="_x0000_s1026" o:spt="203" style="position:absolute;left:6633;top:9847;height:1832;width:1462;" coordorigin="6633,4489" coordsize="1462,1832" o:gfxdata="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SmRzG+AAAA3AAAAA8AAAAAAAAAAQAgAAAAIgAAAGRycy9kb3ducmV2Lnht&#10;bFBLAQIUABQAAAAIAIdO4kAzLwWeOwAAADkAAAAVAAAAAAAAAAEAIAAAAA0BAABkcnMvZ3JvdXBz&#10;aGFwZXhtbC54bWxQSwUGAAAAAAYABgBgAQAAygMAAAAA&#10;">
                                  <o:lock v:ext="edit" aspectratio="f"/>
                                  <v:roundrect id="圆角矩形 5" o:spid="_x0000_s1026" o:spt="2" style="position:absolute;left:6633;top:5834;height:487;width:1462;v-text-anchor:middle;" fillcolor="#7030A0" filled="t" stroked="t" coordsize="21600,21600" arcsize="0.166666666666667" o:gfxdata="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3R0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非线性分析</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oxF0S7oAAADc&#10;AAAADwAAAGRycy9kb3ducmV2LnhtbEVPyYoCMRC9C/5DKMGLjEl7GKTH6MEFPAiDywcUSU2nx06l&#10;6cRW/34iCHOrx1trsXr4RvTUxTqwhmKqQBCbYGuuNFzOu485iJiQLTaBScOTIqyWw8ECSxvufKT+&#10;lCqRQziWqMGl1JZSRuPIY5yGljhzP6HzmDLsKmk7vOdw38iZUp/SY825wWFLa0fmerp5Dd+bw5pm&#10;bjKpj3JrNr9Bmba/aD0eFeoLRKJH+he/3Xub588LeD2TL5D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EXRL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color w:val="000000" w:themeColor="dark1"/>
                                              <w:kern w:val="24"/>
                                              <w:sz w:val="18"/>
                                              <w:szCs w:val="18"/>
                                              <w14:textFill>
                                                <w14:solidFill>
                                                  <w14:schemeClr w14:val="dk1"/>
                                                </w14:solidFill>
                                              </w14:textFill>
                                            </w:rPr>
                                            <w:t>时域分析</w:t>
                                          </w:r>
                                        </w:p>
                                      </w:txbxContent>
                                    </v:textbox>
                                  </v:roundrect>
                                  <v:roundrect id="圆角矩形 5" o:spid="_x0000_s1026" o:spt="2" style="position:absolute;left:6811;top:5118;height:532;width:1277;v-text-anchor:middle;" fillcolor="#7030A0" filled="t" stroked="t" coordsize="21600,21600" arcsize="0.166666666666667" o:gfxdata="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w+o8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频域分析</w:t>
                                          </w:r>
                                        </w:p>
                                      </w:txbxContent>
                                    </v:textbox>
                                  </v:roundrect>
                                </v:group>
                              </v:group>
                              <v:group id="组合 67" o:spid="_x0000_s1026" o:spt="203" style="position:absolute;left:7817;top:10522;height:3141;width:1573;" coordorigin="6612,9245" coordsize="1573,3141" o:gfxdata="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JsA/L0AAADcAAAADwAAAAAAAAABACAAAAAiAAAAZHJzL2Rvd25yZXYueG1s&#10;UEsBAhQAFAAAAAgAh07iQDMvBZ47AAAAOQAAABUAAAAAAAAAAQAgAAAADAEAAGRycy9ncm91cHNo&#10;YXBleG1sLnhtbFBLBQYAAAAABgAGAGABAADJAw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O15l6LsAAADc&#10;AAAADwAAAGRycy9kb3ducmV2LnhtbEVP24rCMBB9F/yHMIJvmnRdVq1GwQVBVljwAr6OzdgWm0lp&#10;YtW/NwsLvs3hXGe+fNhKtNT40rGGZKhAEGfOlJxrOB7WgwkIH5ANVo5Jw5M8LBfdzhxT4+68o3Yf&#10;chFD2KeooQihTqX0WUEW/dDVxJG7uMZiiLDJpWnwHsNtJT+U+pIWS44NBdb0XVB23d+shq3/bcer&#10;58aNq9PodJ4qTrIf1rrfS9QMRKBHeIv/3RsT508+4e+ZeIF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5l6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ind w:firstLine="210" w:firstLineChars="100"/>
                                          <w:rPr>
                                            <w:rFonts w:eastAsiaTheme="minorEastAsia"/>
                                          </w:rPr>
                                        </w:pPr>
                                        <w:r>
                                          <w:rPr>
                                            <w:rFonts w:hint="eastAsia"/>
                                          </w:rPr>
                                          <w:t>房颤</w:t>
                                        </w:r>
                                      </w:p>
                                    </w:txbxContent>
                                  </v:textbox>
                                </v:shape>
                                <v:group id="组合 18" o:spid="_x0000_s1026" o:spt="203" style="position:absolute;left:6650;top:9847;height:1832;width:1535;" coordorigin="6650,4489" coordsize="1535,1832" o:gfxdata="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D49E70AAADcAAAADwAAAAAAAAABACAAAAAiAAAAZHJzL2Rvd25yZXYueG1s&#10;UEsBAhQAFAAAAAgAh07iQDMvBZ47AAAAOQAAABUAAAAAAAAAAQAgAAAADAEAAGRycy9ncm91cHNo&#10;YXBleG1sLnhtbFBLBQYAAAAABgAGAGABAADJAwAAAAA=&#10;">
                                  <o:lock v:ext="edit" aspectratio="f"/>
                                  <v:roundrect id="圆角矩形 5" o:spid="_x0000_s1026" o:spt="2" style="position:absolute;left:6650;top:5834;height:487;width:1535;v-text-anchor:middle;" fillcolor="#4472C4 [3204]" filled="t" stroked="t" coordsize="21600,21600" arcsize="0.166666666666667" o:gfxdata="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C4ce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T-RR散点图</w:t>
                                          </w:r>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Q7RJpLoAAADc&#10;AAAADwAAAGRycy9kb3ducmV2LnhtbEVPzWoCMRC+C75DGMGLaKKHKqvRg1rwUCj+PMCQjJvVzWTZ&#10;pKt9+6YgeJuP73dWm6evRUdtrAJrmE4UCGITbMWlhsv5c7wAEROyxTowafilCJt1v7fCwoYHH6k7&#10;pVLkEI4FanApNYWU0TjyGCehIc7cNbQeU4ZtKW2LjxzuazlT6kN6rDg3OGxo68jcTz9ew/fua0sz&#10;NxpVR7k3u1tQpukuWg8HU7UEkeiZ3uKX+2Dz/MUc/p/JF8j1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tEmk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房颤检测</w:t>
                                          </w:r>
                                        </w:p>
                                      </w:txbxContent>
                                    </v:textbox>
                                  </v:roundrect>
                                  <v:roundrect id="圆角矩形 5" o:spid="_x0000_s1026" o:spt="2" style="position:absolute;left:6811;top:5118;height:532;width:1277;v-text-anchor:middle;" fillcolor="#4472C4 [3204]" filled="t" stroked="t" coordsize="21600,21600" arcsize="0.166666666666667" o:gfxdata="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HQL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密度图</w:t>
                                          </w:r>
                                        </w:p>
                                      </w:txbxContent>
                                    </v:textbox>
                                  </v:roundrect>
                                </v:group>
                              </v:group>
                            </v:group>
                            <v:roundrect id="圆角矩形 4" o:spid="_x0000_s1026" o:spt="2" style="position:absolute;left:11526;top:8611;height:492;width:1263;v-text-anchor:middle;" fillcolor="#C55A11 [2405]" filled="t" stroked="t" coordsize="21600,21600" arcsize="0.166666666666667" o:gfxdata="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0RI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sz w:val="18"/>
                                        <w:szCs w:val="18"/>
                                      </w:rPr>
                                    </w:pPr>
                                    <w:r>
                                      <w:rPr>
                                        <w:rFonts w:hint="eastAsia" w:asciiTheme="minorHAnsi" w:hAnsiTheme="minorBidi" w:eastAsiaTheme="minorEastAsia"/>
                                        <w:color w:val="000000" w:themeColor="dark1"/>
                                        <w:kern w:val="24"/>
                                        <w:sz w:val="18"/>
                                        <w:szCs w:val="18"/>
                                        <w14:textFill>
                                          <w14:solidFill>
                                            <w14:schemeClr w14:val="dk1"/>
                                          </w14:solidFill>
                                        </w14:textFill>
                                      </w:rPr>
                                      <w:t>参数设置</w:t>
                                    </w:r>
                                  </w:p>
                                </w:txbxContent>
                              </v:textbox>
                            </v:roundrect>
                          </v:group>
                          <v:roundrect id="圆角矩形 5" o:spid="_x0000_s1026" o:spt="2" style="position:absolute;left:6387;top:6379;height:499;width:1277;v-text-anchor:middle;" fillcolor="#7030A0" filled="t" stroked="t" coordsize="21600,21600" arcsize="0.166666666666667" o:gfxdata="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RHD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asciiTheme="minorHAnsi" w:hAnsiTheme="minorBidi"/>
                                      <w:color w:val="000000" w:themeColor="dark1"/>
                                      <w:kern w:val="24"/>
                                      <w:sz w:val="18"/>
                                      <w:szCs w:val="18"/>
                                      <w14:textFill>
                                        <w14:solidFill>
                                          <w14:schemeClr w14:val="dk1"/>
                                        </w14:solidFill>
                                      </w14:textFill>
                                    </w:rPr>
                                    <w:t>模板分类</w:t>
                                  </w:r>
                                </w:p>
                              </w:txbxContent>
                            </v:textbox>
                          </v:roundrect>
                          <v:roundrect id="圆角矩形 5" o:spid="_x0000_s1026" o:spt="2" style="position:absolute;left:6400;top:7445;height:499;width:1277;v-text-anchor:middle;" fillcolor="#4472C4 [3204]" filled="t" stroked="t" coordsize="21600,21600" arcsize="0.166666666666667" o:gfxdata="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y72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rFonts w:eastAsiaTheme="minorEastAsia"/>
                                      <w:sz w:val="18"/>
                                      <w:szCs w:val="18"/>
                                    </w:rPr>
                                  </w:pPr>
                                  <w:r>
                                    <w:rPr>
                                      <w:rFonts w:hint="eastAsia"/>
                                      <w:sz w:val="18"/>
                                      <w:szCs w:val="18"/>
                                    </w:rPr>
                                    <w:t>Demix</w:t>
                                  </w:r>
                                </w:p>
                              </w:txbxContent>
                            </v:textbox>
                          </v:roundrect>
                        </v:group>
                      </v:group>
                    </v:group>
                  </v:group>
                  <w10:wrap type="none"/>
                  <w10:anchorlock/>
                </v:group>
              </w:pict>
            </mc:Fallback>
          </mc:AlternateContent>
        </w:r>
      </w:del>
      <w:ins w:id="32" w:author="小多" w:date="2020-09-16T20:40:27Z">
        <w:r>
          <w:rPr>
            <w:sz w:val="32"/>
          </w:rPr>
          <mc:AlternateContent>
            <mc:Choice Requires="wpg">
              <w:drawing>
                <wp:inline distT="0" distB="0" distL="114935" distR="114935">
                  <wp:extent cx="5581650" cy="7191375"/>
                  <wp:effectExtent l="10795" t="4445" r="8255" b="5080"/>
                  <wp:docPr id="20" name="组合 20"/>
                  <wp:cNvGraphicFramePr/>
                  <a:graphic xmlns:a="http://schemas.openxmlformats.org/drawingml/2006/main">
                    <a:graphicData uri="http://schemas.microsoft.com/office/word/2010/wordprocessingGroup">
                      <wpg:wgp>
                        <wpg:cNvGrpSpPr/>
                        <wpg:grpSpPr>
                          <a:xfrm>
                            <a:off x="0" y="0"/>
                            <a:ext cx="5581650" cy="7191375"/>
                            <a:chOff x="5657" y="2810"/>
                            <a:chExt cx="10263" cy="12178"/>
                          </a:xfrm>
                        </wpg:grpSpPr>
                        <wps:wsp>
                          <wps:cNvPr id="21" name="直接箭头连接符 163"/>
                          <wps:cNvCnPr>
                            <a:endCxn id="285" idx="0"/>
                          </wps:cNvCnPr>
                          <wps:spPr>
                            <a:xfrm>
                              <a:off x="10526" y="4860"/>
                              <a:ext cx="34" cy="3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111"/>
                          <wps:cNvCnPr>
                            <a:stCxn id="285" idx="2"/>
                          </wps:cNvCnPr>
                          <wps:spPr>
                            <a:xfrm>
                              <a:off x="10560" y="6403"/>
                              <a:ext cx="85" cy="477"/>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113"/>
                          <wps:cNvCnPr/>
                          <wps:spPr>
                            <a:xfrm flipV="1">
                              <a:off x="14906" y="10318"/>
                              <a:ext cx="340" cy="3"/>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肘形连接符 275"/>
                          <wps:cNvCnPr/>
                          <wps:spPr>
                            <a:xfrm rot="10800000" flipV="1">
                              <a:off x="6021" y="3219"/>
                              <a:ext cx="187" cy="11514"/>
                            </a:xfrm>
                            <a:prstGeom prst="bentConnector3">
                              <a:avLst>
                                <a:gd name="adj1" fmla="val 300535"/>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 name="直接箭头连接符 312"/>
                          <wps:cNvCnPr/>
                          <wps:spPr>
                            <a:xfrm flipH="1" flipV="1">
                              <a:off x="5657" y="4325"/>
                              <a:ext cx="598" cy="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2" name="肘形连接符 1"/>
                          <wps:cNvCnPr/>
                          <wps:spPr>
                            <a:xfrm>
                              <a:off x="14795" y="4331"/>
                              <a:ext cx="788" cy="166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肘形连接符 287"/>
                          <wps:cNvCnPr/>
                          <wps:spPr>
                            <a:xfrm rot="5400000">
                              <a:off x="9523" y="13820"/>
                              <a:ext cx="698" cy="1129"/>
                            </a:xfrm>
                            <a:prstGeom prst="bentConnector2">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67" name="组合 5"/>
                          <wpg:cNvGrpSpPr/>
                          <wpg:grpSpPr>
                            <a:xfrm>
                              <a:off x="5966" y="2810"/>
                              <a:ext cx="9954" cy="12178"/>
                              <a:chOff x="5993" y="2021"/>
                              <a:chExt cx="9954" cy="12178"/>
                            </a:xfrm>
                          </wpg:grpSpPr>
                          <wps:wsp>
                            <wps:cNvPr id="68" name="圆角矩形 6"/>
                            <wps:cNvSpPr/>
                            <wps:spPr>
                              <a:xfrm>
                                <a:off x="6048" y="13689"/>
                                <a:ext cx="3286" cy="510"/>
                              </a:xfrm>
                              <a:prstGeom prst="roundRect">
                                <a:avLst/>
                              </a:prstGeom>
                              <a:solidFill>
                                <a:schemeClr val="accent2">
                                  <a:lumMod val="75000"/>
                                </a:schemeClr>
                              </a:solidFill>
                              <a:ln>
                                <a:solidFill>
                                  <a:srgbClr val="FFFF00"/>
                                </a:solidFill>
                              </a:ln>
                            </wps:spPr>
                            <wps:style>
                              <a:lnRef idx="1">
                                <a:schemeClr val="accent4"/>
                              </a:lnRef>
                              <a:fillRef idx="2">
                                <a:schemeClr val="accent4"/>
                              </a:fillRef>
                              <a:effectRef idx="1">
                                <a:schemeClr val="accent4"/>
                              </a:effectRef>
                              <a:fontRef idx="minor">
                                <a:schemeClr val="dk1"/>
                              </a:fontRef>
                            </wps:style>
                            <wps:txbx>
                              <w:txbxContent>
                                <w:p>
                                  <w:pPr>
                                    <w:numPr>
                                      <w:ilvl w:val="0"/>
                                      <w:numId w:val="17"/>
                                    </w:numPr>
                                    <w:jc w:val="center"/>
                                    <w:textAlignment w:val="baseline"/>
                                    <w:rPr>
                                      <w:ins w:id="34" w:author="小多" w:date="2020-09-16T20:40:27Z"/>
                                      <w:szCs w:val="21"/>
                                    </w:rPr>
                                  </w:pPr>
                                  <w:ins w:id="35" w:author="小多" w:date="2020-09-16T20:40:27Z">
                                    <w:r>
                                      <w:rPr>
                                        <w:rFonts w:asciiTheme="minorHAnsi" w:hAnsiTheme="minorBidi" w:eastAsiaTheme="minorEastAsia"/>
                                        <w:color w:val="000000" w:themeColor="dark1"/>
                                        <w:kern w:val="24"/>
                                        <w:szCs w:val="21"/>
                                        <w14:textFill>
                                          <w14:solidFill>
                                            <w14:schemeClr w14:val="dk1"/>
                                          </w14:solidFill>
                                        </w14:textFill>
                                      </w:rPr>
                                      <w:t>后台</w:t>
                                    </w:r>
                                  </w:ins>
                                  <w:ins w:id="36" w:author="小多" w:date="2020-09-16T20:40:27Z">
                                    <w:r>
                                      <w:rPr>
                                        <w:rFonts w:hint="eastAsia" w:asciiTheme="minorHAnsi" w:hAnsiTheme="minorBidi" w:eastAsiaTheme="minorEastAsia"/>
                                        <w:color w:val="000000" w:themeColor="dark1"/>
                                        <w:kern w:val="24"/>
                                        <w:szCs w:val="21"/>
                                        <w14:textFill>
                                          <w14:solidFill>
                                            <w14:schemeClr w14:val="dk1"/>
                                          </w14:solidFill>
                                        </w14:textFill>
                                      </w:rPr>
                                      <w:t>API</w:t>
                                    </w:r>
                                  </w:ins>
                                  <w:ins w:id="37" w:author="小多" w:date="2020-09-16T20:40:27Z">
                                    <w:r>
                                      <w:rPr>
                                        <w:rFonts w:asciiTheme="minorHAnsi" w:hAnsiTheme="minorBidi" w:eastAsiaTheme="minorEastAsia"/>
                                        <w:color w:val="000000" w:themeColor="dark1"/>
                                        <w:kern w:val="24"/>
                                        <w:szCs w:val="21"/>
                                        <w14:textFill>
                                          <w14:solidFill>
                                            <w14:schemeClr w14:val="dk1"/>
                                          </w14:solidFill>
                                        </w14:textFill>
                                      </w:rPr>
                                      <w:t>接口</w:t>
                                    </w:r>
                                  </w:ins>
                                </w:p>
                              </w:txbxContent>
                            </wps:txbx>
                            <wps:bodyPr rtlCol="0" anchor="ctr"/>
                          </wps:wsp>
                          <wpg:grpSp>
                            <wpg:cNvPr id="69" name="组合 4"/>
                            <wpg:cNvGrpSpPr/>
                            <wpg:grpSpPr>
                              <a:xfrm>
                                <a:off x="5993" y="2021"/>
                                <a:ext cx="9954" cy="11829"/>
                                <a:chOff x="5993" y="2021"/>
                                <a:chExt cx="9954" cy="11829"/>
                              </a:xfrm>
                            </wpg:grpSpPr>
                            <wps:wsp>
                              <wps:cNvPr id="70" name="圆角矩形 7"/>
                              <wps:cNvSpPr/>
                              <wps:spPr>
                                <a:xfrm>
                                  <a:off x="15273" y="5207"/>
                                  <a:ext cx="674" cy="8643"/>
                                </a:xfrm>
                                <a:prstGeom prst="roundRect">
                                  <a:avLst/>
                                </a:prstGeom>
                                <a:solidFill>
                                  <a:srgbClr val="7030A0"/>
                                </a:solidFill>
                              </wps:spPr>
                              <wps:style>
                                <a:lnRef idx="1">
                                  <a:schemeClr val="accent4"/>
                                </a:lnRef>
                                <a:fillRef idx="2">
                                  <a:schemeClr val="accent4"/>
                                </a:fillRef>
                                <a:effectRef idx="1">
                                  <a:schemeClr val="accent4"/>
                                </a:effectRef>
                                <a:fontRef idx="minor">
                                  <a:schemeClr val="dk1"/>
                                </a:fontRef>
                              </wps:style>
                              <wps:txbx>
                                <w:txbxContent>
                                  <w:p>
                                    <w:pPr>
                                      <w:textAlignment w:val="baseline"/>
                                      <w:rPr>
                                        <w:ins w:id="38" w:author="小多" w:date="2020-09-16T20:40:27Z"/>
                                        <w:sz w:val="36"/>
                                      </w:rPr>
                                    </w:pPr>
                                    <w:ins w:id="39" w:author="小多" w:date="2020-09-16T20:40:27Z">
                                      <w:r>
                                        <w:rPr>
                                          <w:rFonts w:asciiTheme="minorHAnsi" w:hAnsiTheme="minorBidi" w:eastAsiaTheme="minorEastAsia"/>
                                          <w:color w:val="000000" w:themeColor="dark1"/>
                                          <w:kern w:val="24"/>
                                          <w:sz w:val="36"/>
                                          <w:szCs w:val="36"/>
                                          <w14:textFill>
                                            <w14:solidFill>
                                              <w14:schemeClr w14:val="dk1"/>
                                            </w14:solidFill>
                                          </w14:textFill>
                                        </w:rPr>
                                        <w:t>算法接口</w:t>
                                      </w:r>
                                    </w:ins>
                                  </w:p>
                                </w:txbxContent>
                              </wps:txbx>
                              <wps:bodyPr rtlCol="0" anchor="ctr"/>
                            </wps:wsp>
                            <wpg:grpSp>
                              <wpg:cNvPr id="71" name="组合 3"/>
                              <wpg:cNvGrpSpPr/>
                              <wpg:grpSpPr>
                                <a:xfrm>
                                  <a:off x="5993" y="2021"/>
                                  <a:ext cx="8940" cy="11225"/>
                                  <a:chOff x="5993" y="2021"/>
                                  <a:chExt cx="8940" cy="11225"/>
                                </a:xfrm>
                              </wpg:grpSpPr>
                              <wps:wsp>
                                <wps:cNvPr id="73" name="圆角矩形 285"/>
                                <wps:cNvSpPr/>
                                <wps:spPr>
                                  <a:xfrm>
                                    <a:off x="8102" y="4413"/>
                                    <a:ext cx="4968" cy="124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ins w:id="40" w:author="小多" w:date="2020-09-16T20:40:27Z"/>
                                          <w:color w:val="000000" w:themeColor="text1"/>
                                          <w14:textFill>
                                            <w14:solidFill>
                                              <w14:schemeClr w14:val="tx1"/>
                                            </w14:solidFill>
                                          </w14:textFill>
                                        </w:rPr>
                                      </w:pPr>
                                      <w:ins w:id="41" w:author="小多" w:date="2020-09-16T20:40:27Z">
                                        <w:r>
                                          <w:rPr>
                                            <w:rFonts w:hint="eastAsia"/>
                                            <w:color w:val="000000" w:themeColor="text1"/>
                                            <w14:textFill>
                                              <w14:solidFill>
                                                <w14:schemeClr w14:val="tx1"/>
                                              </w14:solidFill>
                                            </w14:textFill>
                                          </w:rPr>
                                          <w:t>本地文件</w:t>
                                        </w:r>
                                      </w:ins>
                                    </w:p>
                                    <w:p>
                                      <w:pPr>
                                        <w:jc w:val="center"/>
                                        <w:rPr>
                                          <w:ins w:id="42" w:author="小多" w:date="2020-09-16T20:40:27Z"/>
                                          <w:color w:val="000000" w:themeColor="text1"/>
                                          <w14:textFill>
                                            <w14:solidFill>
                                              <w14:schemeClr w14:val="tx1"/>
                                            </w14:solidFill>
                                          </w14:textFill>
                                        </w:rPr>
                                      </w:pPr>
                                      <w:ins w:id="43" w:author="小多" w:date="2020-09-16T20:40:27Z">
                                        <w:r>
                                          <w:rPr>
                                            <w:rFonts w:hint="eastAsia"/>
                                            <w:color w:val="000000" w:themeColor="text1"/>
                                            <w14:textFill>
                                              <w14:solidFill>
                                                <w14:schemeClr w14:val="tx1"/>
                                              </w14:solidFill>
                                            </w14:textFill>
                                          </w:rPr>
                                          <w:t>提供读ecg文件，读写rlt文件、ffg文件的方法</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4" name="组合 101"/>
                                <wpg:cNvGrpSpPr/>
                                <wpg:grpSpPr>
                                  <a:xfrm>
                                    <a:off x="6235" y="2021"/>
                                    <a:ext cx="8623" cy="2050"/>
                                    <a:chOff x="6275" y="4749"/>
                                    <a:chExt cx="8623" cy="1722"/>
                                  </a:xfrm>
                                </wpg:grpSpPr>
                                <wpg:grpSp>
                                  <wpg:cNvPr id="75" name="组合 16"/>
                                  <wpg:cNvGrpSpPr/>
                                  <wpg:grpSpPr>
                                    <a:xfrm>
                                      <a:off x="6275" y="4749"/>
                                      <a:ext cx="8623" cy="1722"/>
                                      <a:chOff x="6589" y="2792"/>
                                      <a:chExt cx="8623" cy="1486"/>
                                    </a:xfrm>
                                  </wpg:grpSpPr>
                                  <wpg:grpSp>
                                    <wpg:cNvPr id="76" name="组合 6"/>
                                    <wpg:cNvGrpSpPr/>
                                    <wpg:grpSpPr>
                                      <a:xfrm>
                                        <a:off x="6636" y="3510"/>
                                        <a:ext cx="8540" cy="768"/>
                                        <a:chOff x="6636" y="3510"/>
                                        <a:chExt cx="8540" cy="768"/>
                                      </a:xfrm>
                                    </wpg:grpSpPr>
                                    <wps:wsp>
                                      <wps:cNvPr id="92" name="文本框 92"/>
                                      <wps:cNvSpPr txBox="1"/>
                                      <wps:spPr>
                                        <a:xfrm>
                                          <a:off x="6636" y="3510"/>
                                          <a:ext cx="8540" cy="768"/>
                                        </a:xfrm>
                                        <a:prstGeom prst="rect">
                                          <a:avLst/>
                                        </a:prstGeom>
                                        <a:gradFill>
                                          <a:gsLst>
                                            <a:gs pos="0">
                                              <a:srgbClr val="FECF40"/>
                                            </a:gs>
                                            <a:gs pos="100000">
                                              <a:srgbClr val="846C21"/>
                                            </a:gs>
                                          </a:gsLst>
                                          <a:lin ang="5400000" scaled="0"/>
                                        </a:gra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ins w:id="44" w:author="小多" w:date="2020-09-16T20:40:27Z"/>
                                                <w:rFonts w:eastAsiaTheme="minorEastAsia"/>
                                              </w:rPr>
                                            </w:pPr>
                                            <w:ins w:id="45"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3" name="圆角矩形 4"/>
                                      <wps:cNvSpPr/>
                                      <wps:spPr>
                                        <a:xfrm>
                                          <a:off x="8861" y="3838"/>
                                          <a:ext cx="1304" cy="399"/>
                                        </a:xfrm>
                                        <a:prstGeom prst="roundRect">
                                          <a:avLst/>
                                        </a:prstGeom>
                                        <a:gradFill>
                                          <a:gsLst>
                                            <a:gs pos="0">
                                              <a:srgbClr val="FECF40"/>
                                            </a:gs>
                                            <a:gs pos="100000">
                                              <a:srgbClr val="846C21"/>
                                            </a:gs>
                                          </a:gsLst>
                                          <a:lin ang="5400000" scaled="0"/>
                                        </a:gra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46" w:author="小多" w:date="2020-09-16T20:40:27Z"/>
                                                <w:sz w:val="18"/>
                                                <w:szCs w:val="18"/>
                                              </w:rPr>
                                            </w:pPr>
                                            <w:ins w:id="47" w:author="小多" w:date="2020-09-16T20:40:27Z">
                                              <w:r>
                                                <w:rPr>
                                                  <w:rFonts w:hint="eastAsia" w:asciiTheme="minorHAnsi" w:hAnsiTheme="minorBidi"/>
                                                  <w:color w:val="000000" w:themeColor="dark1"/>
                                                  <w:kern w:val="24"/>
                                                  <w:sz w:val="18"/>
                                                  <w:szCs w:val="18"/>
                                                  <w14:textFill>
                                                    <w14:solidFill>
                                                      <w14:schemeClr w14:val="dk1"/>
                                                    </w14:solidFill>
                                                  </w14:textFill>
                                                </w:rPr>
                                                <w:t>选择文件</w:t>
                                              </w:r>
                                            </w:ins>
                                          </w:p>
                                        </w:txbxContent>
                                      </wps:txbx>
                                      <wps:bodyPr rtlCol="0" anchor="ctr"/>
                                    </wps:wsp>
                                    <wps:wsp>
                                      <wps:cNvPr id="94" name="圆角矩形 4"/>
                                      <wps:cNvSpPr/>
                                      <wps:spPr>
                                        <a:xfrm>
                                          <a:off x="10415" y="3838"/>
                                          <a:ext cx="1304" cy="39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48" w:author="小多" w:date="2020-09-16T20:40:27Z"/>
                                                <w:sz w:val="18"/>
                                                <w:szCs w:val="18"/>
                                              </w:rPr>
                                            </w:pPr>
                                            <w:ins w:id="49" w:author="小多" w:date="2020-09-16T20:40:27Z">
                                              <w:r>
                                                <w:rPr>
                                                  <w:rFonts w:hint="eastAsia" w:asciiTheme="minorHAnsi" w:hAnsiTheme="minorBidi"/>
                                                  <w:color w:val="000000" w:themeColor="dark1"/>
                                                  <w:kern w:val="24"/>
                                                  <w:sz w:val="18"/>
                                                  <w:szCs w:val="18"/>
                                                  <w14:textFill>
                                                    <w14:solidFill>
                                                      <w14:schemeClr w14:val="dk1"/>
                                                    </w14:solidFill>
                                                  </w14:textFill>
                                                </w:rPr>
                                                <w:t>上传文件</w:t>
                                              </w:r>
                                            </w:ins>
                                          </w:p>
                                        </w:txbxContent>
                                      </wps:txbx>
                                      <wps:bodyPr rtlCol="0" anchor="ctr"/>
                                    </wps:wsp>
                                    <wps:wsp>
                                      <wps:cNvPr id="95" name="圆角矩形 4"/>
                                      <wps:cNvSpPr/>
                                      <wps:spPr>
                                        <a:xfrm>
                                          <a:off x="11918" y="3835"/>
                                          <a:ext cx="1304" cy="390"/>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0" w:author="小多" w:date="2020-09-16T20:40:27Z"/>
                                                <w:sz w:val="18"/>
                                                <w:szCs w:val="18"/>
                                              </w:rPr>
                                            </w:pPr>
                                            <w:ins w:id="51" w:author="小多" w:date="2020-09-16T20:40:27Z">
                                              <w:r>
                                                <w:rPr>
                                                  <w:rFonts w:hint="eastAsia" w:asciiTheme="minorHAnsi" w:hAnsiTheme="minorBidi"/>
                                                  <w:color w:val="000000" w:themeColor="dark1"/>
                                                  <w:kern w:val="24"/>
                                                  <w:sz w:val="18"/>
                                                  <w:szCs w:val="18"/>
                                                  <w14:textFill>
                                                    <w14:solidFill>
                                                      <w14:schemeClr w14:val="dk1"/>
                                                    </w14:solidFill>
                                                  </w14:textFill>
                                                </w:rPr>
                                                <w:t>查找</w:t>
                                              </w:r>
                                            </w:ins>
                                          </w:p>
                                        </w:txbxContent>
                                      </wps:txbx>
                                      <wps:bodyPr rtlCol="0" anchor="ctr"/>
                                    </wps:wsp>
                                    <wps:wsp>
                                      <wps:cNvPr id="96" name="圆角矩形 4"/>
                                      <wps:cNvSpPr/>
                                      <wps:spPr>
                                        <a:xfrm>
                                          <a:off x="7259" y="3838"/>
                                          <a:ext cx="1304" cy="369"/>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2" w:author="小多" w:date="2020-09-16T20:40:27Z"/>
                                                <w:sz w:val="18"/>
                                                <w:szCs w:val="18"/>
                                              </w:rPr>
                                            </w:pPr>
                                            <w:ins w:id="53" w:author="小多" w:date="2020-09-16T20:40:27Z">
                                              <w:r>
                                                <w:rPr>
                                                  <w:rFonts w:hint="eastAsia" w:asciiTheme="minorHAnsi" w:hAnsiTheme="minorBidi"/>
                                                  <w:color w:val="000000" w:themeColor="dark1"/>
                                                  <w:kern w:val="24"/>
                                                  <w:sz w:val="18"/>
                                                  <w:szCs w:val="18"/>
                                                  <w14:textFill>
                                                    <w14:solidFill>
                                                      <w14:schemeClr w14:val="dk1"/>
                                                    </w14:solidFill>
                                                  </w14:textFill>
                                                </w:rPr>
                                                <w:t>下载文件</w:t>
                                              </w:r>
                                            </w:ins>
                                          </w:p>
                                        </w:txbxContent>
                                      </wps:txbx>
                                      <wps:bodyPr rtlCol="0" anchor="ctr"/>
                                    </wps:wsp>
                                  </wpg:grpSp>
                                  <wps:wsp>
                                    <wps:cNvPr id="98" name="圆角矩形 1"/>
                                    <wps:cNvSpPr/>
                                    <wps:spPr>
                                      <a:xfrm>
                                        <a:off x="6589" y="2792"/>
                                        <a:ext cx="8623" cy="593"/>
                                      </a:xfrm>
                                      <a:prstGeom prst="roundRect">
                                        <a:avLst/>
                                      </a:prstGeom>
                                      <a:solidFill>
                                        <a:schemeClr val="accent6"/>
                                      </a:solidFill>
                                    </wps:spPr>
                                    <wps:style>
                                      <a:lnRef idx="1">
                                        <a:schemeClr val="accent4"/>
                                      </a:lnRef>
                                      <a:fillRef idx="2">
                                        <a:schemeClr val="accent4"/>
                                      </a:fillRef>
                                      <a:effectRef idx="1">
                                        <a:schemeClr val="accent4"/>
                                      </a:effectRef>
                                      <a:fontRef idx="minor">
                                        <a:schemeClr val="dk1"/>
                                      </a:fontRef>
                                    </wps:style>
                                    <wps:txbx>
                                      <w:txbxContent>
                                        <w:p>
                                          <w:pPr>
                                            <w:jc w:val="center"/>
                                            <w:rPr>
                                              <w:ins w:id="54" w:author="小多" w:date="2020-09-16T20:40:27Z"/>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55"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ins>
                                        </w:p>
                                      </w:txbxContent>
                                    </wps:txbx>
                                    <wps:bodyPr rtlCol="0" anchor="ctr"/>
                                  </wps:wsp>
                                </wpg:grpSp>
                                <wps:wsp>
                                  <wps:cNvPr id="99" name="圆角矩形 4"/>
                                  <wps:cNvSpPr/>
                                  <wps:spPr>
                                    <a:xfrm>
                                      <a:off x="13081" y="5971"/>
                                      <a:ext cx="1304" cy="46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56" w:author="小多" w:date="2020-09-16T20:40:27Z"/>
                                            <w:rFonts w:eastAsiaTheme="minorEastAsia"/>
                                            <w:sz w:val="18"/>
                                            <w:szCs w:val="18"/>
                                          </w:rPr>
                                        </w:pPr>
                                        <w:ins w:id="57" w:author="小多" w:date="2020-09-16T20:40:27Z">
                                          <w:r>
                                            <w:rPr>
                                              <w:rFonts w:hint="eastAsia"/>
                                              <w:sz w:val="18"/>
                                              <w:szCs w:val="18"/>
                                            </w:rPr>
                                            <w:t>设置参数</w:t>
                                          </w:r>
                                        </w:ins>
                                      </w:p>
                                    </w:txbxContent>
                                  </wps:txbx>
                                  <wps:bodyPr rtlCol="0" anchor="ctr"/>
                                </wps:wsp>
                              </wpg:grpSp>
                              <wpg:grpSp>
                                <wpg:cNvPr id="100" name="组合 109"/>
                                <wpg:cNvGrpSpPr/>
                                <wpg:grpSpPr>
                                  <a:xfrm>
                                    <a:off x="5993" y="5817"/>
                                    <a:ext cx="8940" cy="7429"/>
                                    <a:chOff x="5993" y="5635"/>
                                    <a:chExt cx="8940" cy="7429"/>
                                  </a:xfrm>
                                </wpg:grpSpPr>
                                <wpg:grpSp>
                                  <wpg:cNvPr id="104" name="组合 104"/>
                                  <wpg:cNvGrpSpPr/>
                                  <wpg:grpSpPr>
                                    <a:xfrm>
                                      <a:off x="5993" y="5635"/>
                                      <a:ext cx="8940" cy="7429"/>
                                      <a:chOff x="5993" y="5635"/>
                                      <a:chExt cx="8940" cy="7429"/>
                                    </a:xfrm>
                                  </wpg:grpSpPr>
                                  <wpg:grpSp>
                                    <wpg:cNvPr id="105" name="组合 100"/>
                                    <wpg:cNvGrpSpPr/>
                                    <wpg:grpSpPr>
                                      <a:xfrm>
                                        <a:off x="5993" y="5635"/>
                                        <a:ext cx="8940" cy="7429"/>
                                        <a:chOff x="5973" y="6473"/>
                                        <a:chExt cx="8940" cy="7429"/>
                                      </a:xfrm>
                                    </wpg:grpSpPr>
                                    <wps:wsp>
                                      <wps:cNvPr id="107" name="文本框 95"/>
                                      <wps:cNvSpPr txBox="1"/>
                                      <wps:spPr>
                                        <a:xfrm>
                                          <a:off x="5973" y="6473"/>
                                          <a:ext cx="8940" cy="7429"/>
                                        </a:xfrm>
                                        <a:prstGeom prst="rect">
                                          <a:avLst/>
                                        </a:prstGeom>
                                        <a:solidFill>
                                          <a:schemeClr val="accent1">
                                            <a:lumMod val="40000"/>
                                            <a:lumOff val="6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ins w:id="58" w:author="小多" w:date="2020-09-16T20:40:27Z"/>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5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8" name="组合 25"/>
                                      <wpg:cNvGrpSpPr/>
                                      <wpg:grpSpPr>
                                        <a:xfrm>
                                          <a:off x="13142" y="10523"/>
                                          <a:ext cx="1509" cy="3110"/>
                                          <a:chOff x="9899" y="12784"/>
                                          <a:chExt cx="1509" cy="3306"/>
                                        </a:xfrm>
                                      </wpg:grpSpPr>
                                      <wps:wsp>
                                        <wps:cNvPr id="109" name="文本框 49"/>
                                        <wps:cNvSpPr txBox="1"/>
                                        <wps:spPr>
                                          <a:xfrm>
                                            <a:off x="9899" y="12784"/>
                                            <a:ext cx="1509" cy="3306"/>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60" w:author="小多" w:date="2020-09-16T20:40:27Z"/>
                                                  <w:rFonts w:eastAsiaTheme="minorEastAsia"/>
                                                </w:rPr>
                                              </w:pPr>
                                              <w:ins w:id="61" w:author="小多" w:date="2020-09-16T20:40:27Z">
                                                <w:r>
                                                  <w:rPr>
                                                    <w:rFonts w:hint="eastAsia"/>
                                                  </w:rPr>
                                                  <w:t>生成报告</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圆角矩形 5"/>
                                        <wps:cNvSpPr/>
                                        <wps:spPr>
                                          <a:xfrm>
                                            <a:off x="10007" y="13304"/>
                                            <a:ext cx="1263" cy="487"/>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2" w:author="小多" w:date="2020-09-16T20:40:27Z"/>
                                                  <w:rFonts w:eastAsiaTheme="minorEastAsia"/>
                                                  <w:sz w:val="18"/>
                                                  <w:szCs w:val="18"/>
                                                </w:rPr>
                                              </w:pPr>
                                              <w:ins w:id="63" w:author="小多" w:date="2020-09-16T20:40:27Z">
                                                <w:r>
                                                  <w:rPr>
                                                    <w:rFonts w:hint="eastAsia" w:asciiTheme="minorHAnsi" w:hAnsiTheme="minorBidi"/>
                                                    <w:color w:val="000000" w:themeColor="dark1"/>
                                                    <w:kern w:val="24"/>
                                                    <w:sz w:val="18"/>
                                                    <w:szCs w:val="18"/>
                                                    <w14:textFill>
                                                      <w14:solidFill>
                                                        <w14:schemeClr w14:val="dk1"/>
                                                      </w14:solidFill>
                                                    </w14:textFill>
                                                  </w:rPr>
                                                  <w:t>模板编辑</w:t>
                                                </w:r>
                                              </w:ins>
                                            </w:p>
                                          </w:txbxContent>
                                        </wps:txbx>
                                        <wps:bodyPr rtlCol="0" anchor="ctr"/>
                                      </wps:wsp>
                                      <wps:wsp>
                                        <wps:cNvPr id="111" name="圆角矩形 5"/>
                                        <wps:cNvSpPr/>
                                        <wps:spPr>
                                          <a:xfrm>
                                            <a:off x="9994" y="13848"/>
                                            <a:ext cx="1253" cy="551"/>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4" w:author="小多" w:date="2020-09-16T20:40:27Z"/>
                                                  <w:rFonts w:eastAsiaTheme="minorEastAsia"/>
                                                  <w:sz w:val="18"/>
                                                  <w:szCs w:val="18"/>
                                                </w:rPr>
                                              </w:pPr>
                                              <w:ins w:id="65" w:author="小多" w:date="2020-09-16T20:40:27Z">
                                                <w:r>
                                                  <w:rPr>
                                                    <w:rFonts w:hint="eastAsia" w:asciiTheme="minorHAnsi" w:hAnsiTheme="minorBidi"/>
                                                    <w:color w:val="000000" w:themeColor="dark1"/>
                                                    <w:kern w:val="24"/>
                                                    <w:sz w:val="18"/>
                                                    <w:szCs w:val="18"/>
                                                    <w14:textFill>
                                                      <w14:solidFill>
                                                        <w14:schemeClr w14:val="dk1"/>
                                                      </w14:solidFill>
                                                    </w14:textFill>
                                                  </w:rPr>
                                                  <w:t>生成报告</w:t>
                                                </w:r>
                                              </w:ins>
                                            </w:p>
                                          </w:txbxContent>
                                        </wps:txbx>
                                        <wps:bodyPr rtlCol="0" anchor="ctr"/>
                                      </wps:wsp>
                                      <wps:wsp>
                                        <wps:cNvPr id="112" name="圆角矩形 5"/>
                                        <wps:cNvSpPr/>
                                        <wps:spPr>
                                          <a:xfrm>
                                            <a:off x="9993" y="14527"/>
                                            <a:ext cx="1263" cy="50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66" w:author="小多" w:date="2020-09-16T20:40:27Z"/>
                                                  <w:rFonts w:eastAsiaTheme="minorEastAsia"/>
                                                  <w:sz w:val="18"/>
                                                  <w:szCs w:val="18"/>
                                                </w:rPr>
                                              </w:pPr>
                                              <w:ins w:id="67" w:author="小多" w:date="2020-09-16T20:40:27Z">
                                                <w:r>
                                                  <w:rPr>
                                                    <w:rFonts w:hint="eastAsia" w:asciiTheme="minorHAnsi" w:hAnsiTheme="minorBidi"/>
                                                    <w:color w:val="000000" w:themeColor="dark1"/>
                                                    <w:kern w:val="24"/>
                                                    <w:sz w:val="18"/>
                                                    <w:szCs w:val="18"/>
                                                    <w14:textFill>
                                                      <w14:solidFill>
                                                        <w14:schemeClr w14:val="dk1"/>
                                                      </w14:solidFill>
                                                    </w14:textFill>
                                                  </w:rPr>
                                                  <w:t>上传报告</w:t>
                                                </w:r>
                                              </w:ins>
                                            </w:p>
                                          </w:txbxContent>
                                        </wps:txbx>
                                        <wps:bodyPr rtlCol="0" anchor="ctr"/>
                                      </wps:wsp>
                                    </wpg:grpSp>
                                    <wpg:grpSp>
                                      <wpg:cNvPr id="113" name="组合 24"/>
                                      <wpg:cNvGrpSpPr/>
                                      <wpg:grpSpPr>
                                        <a:xfrm>
                                          <a:off x="7854" y="6936"/>
                                          <a:ext cx="1445" cy="3154"/>
                                          <a:chOff x="9899" y="9269"/>
                                          <a:chExt cx="1433" cy="3101"/>
                                        </a:xfrm>
                                      </wpg:grpSpPr>
                                      <wps:wsp>
                                        <wps:cNvPr id="114" name="文本框 76"/>
                                        <wps:cNvSpPr txBox="1"/>
                                        <wps:spPr>
                                          <a:xfrm>
                                            <a:off x="9899" y="9269"/>
                                            <a:ext cx="1433" cy="310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68" w:author="小多" w:date="2020-09-16T20:40:27Z"/>
                                                  <w:rFonts w:eastAsiaTheme="minorEastAsia"/>
                                                </w:rPr>
                                              </w:pPr>
                                              <w:ins w:id="69" w:author="小多" w:date="2020-09-16T20:40:27Z">
                                                <w:r>
                                                  <w:rPr>
                                                    <w:rFonts w:hint="eastAsia"/>
                                                  </w:rPr>
                                                  <w:t>患者信息</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圆角矩形 4"/>
                                        <wps:cNvSpPr/>
                                        <wps:spPr>
                                          <a:xfrm>
                                            <a:off x="10011" y="11542"/>
                                            <a:ext cx="1253" cy="484"/>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0" w:author="小多" w:date="2020-09-16T20:40:27Z"/>
                                                  <w:sz w:val="18"/>
                                                  <w:szCs w:val="18"/>
                                                </w:rPr>
                                              </w:pPr>
                                              <w:ins w:id="71"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wps:txbx>
                                        <wps:bodyPr rtlCol="0" anchor="ctr"/>
                                      </wps:wsp>
                                      <wps:wsp>
                                        <wps:cNvPr id="116" name="圆角矩形 5"/>
                                        <wps:cNvSpPr/>
                                        <wps:spPr>
                                          <a:xfrm>
                                            <a:off x="9948" y="9887"/>
                                            <a:ext cx="1312" cy="44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2" w:author="小多" w:date="2020-09-16T20:40:27Z"/>
                                                  <w:sz w:val="18"/>
                                                  <w:szCs w:val="18"/>
                                                </w:rPr>
                                              </w:pPr>
                                              <w:ins w:id="73" w:author="小多" w:date="2020-09-16T20:40:27Z">
                                                <w:r>
                                                  <w:rPr>
                                                    <w:rFonts w:asciiTheme="minorHAnsi" w:hAnsiTheme="minorBidi" w:eastAsiaTheme="minorEastAsia"/>
                                                    <w:color w:val="000000" w:themeColor="dark1"/>
                                                    <w:kern w:val="24"/>
                                                    <w:sz w:val="18"/>
                                                    <w:szCs w:val="18"/>
                                                    <w14:textFill>
                                                      <w14:solidFill>
                                                        <w14:schemeClr w14:val="dk1"/>
                                                      </w14:solidFill>
                                                    </w14:textFill>
                                                  </w:rPr>
                                                  <w:t>重新分析</w:t>
                                                </w:r>
                                              </w:ins>
                                            </w:p>
                                          </w:txbxContent>
                                        </wps:txbx>
                                        <wps:bodyPr rtlCol="0" anchor="ctr"/>
                                      </wps:wsp>
                                    </wpg:grpSp>
                                    <wpg:grpSp>
                                      <wpg:cNvPr id="117" name="组合 21"/>
                                      <wpg:cNvGrpSpPr/>
                                      <wpg:grpSpPr>
                                        <a:xfrm>
                                          <a:off x="6178" y="6755"/>
                                          <a:ext cx="1547" cy="3678"/>
                                          <a:chOff x="6612" y="9062"/>
                                          <a:chExt cx="1547" cy="3678"/>
                                        </a:xfrm>
                                      </wpg:grpSpPr>
                                      <wps:wsp>
                                        <wps:cNvPr id="118" name="文本框 84"/>
                                        <wps:cNvSpPr txBox="1"/>
                                        <wps:spPr>
                                          <a:xfrm>
                                            <a:off x="6612" y="9062"/>
                                            <a:ext cx="1547" cy="367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74" w:author="小多" w:date="2020-09-16T20:40:27Z"/>
                                                  <w:rFonts w:eastAsiaTheme="minorEastAsia"/>
                                                </w:rPr>
                                              </w:pPr>
                                              <w:ins w:id="75" w:author="小多" w:date="2020-09-16T20:40:27Z">
                                                <w:r>
                                                  <w:rPr>
                                                    <w:rFonts w:hint="eastAsia"/>
                                                  </w:rPr>
                                                  <w:t>编辑模板</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19" name="组合 18"/>
                                        <wpg:cNvGrpSpPr/>
                                        <wpg:grpSpPr>
                                          <a:xfrm>
                                            <a:off x="6629" y="10060"/>
                                            <a:ext cx="1470" cy="2538"/>
                                            <a:chOff x="6629" y="4702"/>
                                            <a:chExt cx="1470" cy="2538"/>
                                          </a:xfrm>
                                        </wpg:grpSpPr>
                                        <wps:wsp>
                                          <wps:cNvPr id="120" name="圆角矩形 5"/>
                                          <wps:cNvSpPr/>
                                          <wps:spPr>
                                            <a:xfrm>
                                              <a:off x="6802" y="5774"/>
                                              <a:ext cx="1293" cy="46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6" w:author="小多" w:date="2020-09-16T20:40:27Z"/>
                                                    <w:rFonts w:eastAsiaTheme="minorEastAsia"/>
                                                    <w:sz w:val="18"/>
                                                    <w:szCs w:val="18"/>
                                                  </w:rPr>
                                                </w:pPr>
                                                <w:ins w:id="77" w:author="小多" w:date="2020-09-16T20:40:27Z">
                                                  <w:r>
                                                    <w:rPr>
                                                      <w:rFonts w:hint="eastAsia"/>
                                                      <w:sz w:val="18"/>
                                                      <w:szCs w:val="18"/>
                                                    </w:rPr>
                                                    <w:t>散点图</w:t>
                                                  </w:r>
                                                </w:ins>
                                              </w:p>
                                            </w:txbxContent>
                                          </wps:txbx>
                                          <wps:bodyPr rtlCol="0" anchor="ctr"/>
                                        </wps:wsp>
                                        <wps:wsp>
                                          <wps:cNvPr id="121" name="圆角矩形 4"/>
                                          <wps:cNvSpPr/>
                                          <wps:spPr>
                                            <a:xfrm>
                                              <a:off x="6629" y="6764"/>
                                              <a:ext cx="1469" cy="476"/>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78" w:author="小多" w:date="2020-09-16T20:40:27Z"/>
                                                    <w:sz w:val="18"/>
                                                    <w:szCs w:val="18"/>
                                                  </w:rPr>
                                                </w:pPr>
                                                <w:ins w:id="79" w:author="小多" w:date="2020-09-16T20:40:27Z">
                                                  <w:r>
                                                    <w:rPr>
                                                      <w:rFonts w:hint="eastAsia" w:asciiTheme="minorHAnsi" w:hAnsiTheme="minorBidi"/>
                                                      <w:color w:val="000000" w:themeColor="dark1"/>
                                                      <w:kern w:val="24"/>
                                                      <w:sz w:val="18"/>
                                                      <w:szCs w:val="18"/>
                                                      <w14:textFill>
                                                        <w14:solidFill>
                                                          <w14:schemeClr w14:val="dk1"/>
                                                        </w14:solidFill>
                                                      </w14:textFill>
                                                    </w:rPr>
                                                    <w:t>室上性设置</w:t>
                                                  </w:r>
                                                </w:ins>
                                              </w:p>
                                            </w:txbxContent>
                                          </wps:txbx>
                                          <wps:bodyPr rtlCol="0" anchor="ctr"/>
                                        </wps:wsp>
                                        <wps:wsp>
                                          <wps:cNvPr id="122" name="圆角矩形 5"/>
                                          <wps:cNvSpPr/>
                                          <wps:spPr>
                                            <a:xfrm>
                                              <a:off x="6798" y="4702"/>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0" w:author="小多" w:date="2020-09-16T20:40:27Z"/>
                                                    <w:rFonts w:eastAsiaTheme="minorEastAsia"/>
                                                    <w:sz w:val="18"/>
                                                    <w:szCs w:val="18"/>
                                                  </w:rPr>
                                                </w:pPr>
                                                <w:ins w:id="81" w:author="小多" w:date="2020-09-16T20:40:27Z">
                                                  <w:r>
                                                    <w:rPr>
                                                      <w:rFonts w:hint="eastAsia" w:asciiTheme="minorHAnsi" w:hAnsiTheme="minorBidi"/>
                                                      <w:color w:val="000000" w:themeColor="dark1"/>
                                                      <w:kern w:val="24"/>
                                                      <w:sz w:val="18"/>
                                                      <w:szCs w:val="18"/>
                                                      <w14:textFill>
                                                        <w14:solidFill>
                                                          <w14:schemeClr w14:val="dk1"/>
                                                        </w14:solidFill>
                                                      </w14:textFill>
                                                    </w:rPr>
                                                    <w:t>详细模板</w:t>
                                                  </w:r>
                                                </w:ins>
                                              </w:p>
                                            </w:txbxContent>
                                          </wps:txbx>
                                          <wps:bodyPr rtlCol="0" anchor="ctr"/>
                                        </wps:wsp>
                                        <wps:wsp>
                                          <wps:cNvPr id="123" name="圆角矩形 5"/>
                                          <wps:cNvSpPr/>
                                          <wps:spPr>
                                            <a:xfrm>
                                              <a:off x="6807" y="6269"/>
                                              <a:ext cx="1292" cy="47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2" w:author="小多" w:date="2020-09-16T20:40:27Z"/>
                                                    <w:rFonts w:eastAsiaTheme="minorEastAsia"/>
                                                    <w:sz w:val="18"/>
                                                    <w:szCs w:val="18"/>
                                                  </w:rPr>
                                                </w:pPr>
                                                <w:ins w:id="8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grpSp>
                                      <wpg:cNvPr id="124" name="组合 22"/>
                                      <wpg:cNvGrpSpPr/>
                                      <wpg:grpSpPr>
                                        <a:xfrm>
                                          <a:off x="13010" y="6891"/>
                                          <a:ext cx="1694" cy="3183"/>
                                          <a:chOff x="12931" y="9199"/>
                                          <a:chExt cx="1694" cy="3183"/>
                                        </a:xfrm>
                                      </wpg:grpSpPr>
                                      <wps:wsp>
                                        <wps:cNvPr id="125" name="文本框 87"/>
                                        <wps:cNvSpPr txBox="1"/>
                                        <wps:spPr>
                                          <a:xfrm>
                                            <a:off x="12931" y="9199"/>
                                            <a:ext cx="1694" cy="3183"/>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84" w:author="小多" w:date="2020-09-16T20:40:27Z"/>
                                                  <w:rFonts w:eastAsiaTheme="minorEastAsia"/>
                                                </w:rPr>
                                              </w:pPr>
                                              <w:ins w:id="85" w:author="小多" w:date="2020-09-16T20:40:27Z">
                                                <w:r>
                                                  <w:rPr>
                                                    <w:rFonts w:hint="eastAsia"/>
                                                  </w:rPr>
                                                  <w:t>片段图编辑</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6" name="圆角矩形 4"/>
                                        <wps:cNvSpPr/>
                                        <wps:spPr>
                                          <a:xfrm>
                                            <a:off x="13271" y="9867"/>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6" w:author="小多" w:date="2020-09-16T20:40:27Z"/>
                                                  <w:sz w:val="18"/>
                                                  <w:szCs w:val="18"/>
                                                </w:rPr>
                                              </w:pPr>
                                              <w:ins w:id="87" w:author="小多" w:date="2020-09-16T20:40:27Z">
                                                <w:r>
                                                  <w:rPr>
                                                    <w:rFonts w:hint="eastAsia" w:asciiTheme="minorHAnsi" w:hAnsiTheme="minorBidi"/>
                                                    <w:color w:val="000000" w:themeColor="dark1"/>
                                                    <w:kern w:val="24"/>
                                                    <w:sz w:val="18"/>
                                                    <w:szCs w:val="18"/>
                                                    <w14:textFill>
                                                      <w14:solidFill>
                                                        <w14:schemeClr w14:val="dk1"/>
                                                      </w14:solidFill>
                                                    </w14:textFill>
                                                  </w:rPr>
                                                  <w:t>片段图</w:t>
                                                </w:r>
                                              </w:ins>
                                            </w:p>
                                          </w:txbxContent>
                                        </wps:txbx>
                                        <wps:bodyPr rtlCol="0" anchor="ctr"/>
                                      </wps:wsp>
                                      <wps:wsp>
                                        <wps:cNvPr id="192" name="圆角矩形 4"/>
                                        <wps:cNvSpPr/>
                                        <wps:spPr>
                                          <a:xfrm>
                                            <a:off x="13285" y="10604"/>
                                            <a:ext cx="1086"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88" w:author="小多" w:date="2020-09-16T20:40:27Z"/>
                                                  <w:sz w:val="18"/>
                                                  <w:szCs w:val="18"/>
                                                </w:rPr>
                                              </w:pPr>
                                              <w:ins w:id="89"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193" name="组合 26"/>
                                      <wpg:cNvGrpSpPr/>
                                      <wpg:grpSpPr>
                                        <a:xfrm>
                                          <a:off x="9568" y="6910"/>
                                          <a:ext cx="1464" cy="3159"/>
                                          <a:chOff x="5883" y="9244"/>
                                          <a:chExt cx="1464" cy="3159"/>
                                        </a:xfrm>
                                      </wpg:grpSpPr>
                                      <wps:wsp>
                                        <wps:cNvPr id="194" name="文本框 79"/>
                                        <wps:cNvSpPr txBox="1"/>
                                        <wps:spPr>
                                          <a:xfrm>
                                            <a:off x="5883" y="9244"/>
                                            <a:ext cx="1464" cy="3159"/>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90" w:author="小多" w:date="2020-09-16T20:40:27Z"/>
                                                  <w:rFonts w:eastAsiaTheme="minorEastAsia"/>
                                                </w:rPr>
                                              </w:pPr>
                                              <w:ins w:id="91" w:author="小多" w:date="2020-09-16T20:40:27Z">
                                                <w:r>
                                                  <w:rPr>
                                                    <w:rFonts w:hint="eastAsia"/>
                                                  </w:rPr>
                                                  <w:t>ST</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5" name="圆角矩形 4"/>
                                        <wps:cNvSpPr/>
                                        <wps:spPr>
                                          <a:xfrm>
                                            <a:off x="6119" y="10828"/>
                                            <a:ext cx="1035" cy="485"/>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2" w:author="小多" w:date="2020-09-16T20:40:27Z"/>
                                                  <w:sz w:val="18"/>
                                                  <w:szCs w:val="18"/>
                                                </w:rPr>
                                              </w:pPr>
                                              <w:ins w:id="9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s:wsp>
                                        <wps:cNvPr id="196" name="圆角矩形 4"/>
                                        <wps:cNvSpPr/>
                                        <wps:spPr>
                                          <a:xfrm>
                                            <a:off x="6083" y="10259"/>
                                            <a:ext cx="1047" cy="518"/>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4" w:author="小多" w:date="2020-09-16T20:40:27Z"/>
                                                  <w:sz w:val="18"/>
                                                  <w:szCs w:val="18"/>
                                                </w:rPr>
                                              </w:pPr>
                                              <w:ins w:id="95"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197" name="圆角矩形 4"/>
                                        <wps:cNvSpPr/>
                                        <wps:spPr>
                                          <a:xfrm>
                                            <a:off x="6081" y="9737"/>
                                            <a:ext cx="1060" cy="443"/>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96" w:author="小多" w:date="2020-09-16T20:40:27Z"/>
                                                  <w:sz w:val="18"/>
                                                  <w:szCs w:val="18"/>
                                                </w:rPr>
                                              </w:pPr>
                                              <w:ins w:id="97" w:author="小多" w:date="2020-09-16T20:40:27Z">
                                                <w:r>
                                                  <w:rPr>
                                                    <w:rFonts w:hint="eastAsia" w:asciiTheme="minorHAnsi" w:hAnsiTheme="minorBidi"/>
                                                    <w:color w:val="000000" w:themeColor="dark1"/>
                                                    <w:kern w:val="24"/>
                                                    <w:sz w:val="18"/>
                                                    <w:szCs w:val="18"/>
                                                    <w14:textFill>
                                                      <w14:solidFill>
                                                        <w14:schemeClr w14:val="dk1"/>
                                                      </w14:solidFill>
                                                    </w14:textFill>
                                                  </w:rPr>
                                                  <w:t>ST图</w:t>
                                                </w:r>
                                              </w:ins>
                                            </w:p>
                                          </w:txbxContent>
                                        </wps:txbx>
                                        <wps:bodyPr rtlCol="0" anchor="ctr"/>
                                      </wps:wsp>
                                    </wpg:grpSp>
                                    <wpg:grpSp>
                                      <wpg:cNvPr id="198" name="组合 23"/>
                                      <wpg:cNvGrpSpPr/>
                                      <wpg:grpSpPr>
                                        <a:xfrm>
                                          <a:off x="11256" y="6899"/>
                                          <a:ext cx="1633" cy="3170"/>
                                          <a:chOff x="11440" y="9247"/>
                                          <a:chExt cx="1633" cy="3170"/>
                                        </a:xfrm>
                                      </wpg:grpSpPr>
                                      <wps:wsp>
                                        <wps:cNvPr id="199" name="文本框 75"/>
                                        <wps:cNvSpPr txBox="1"/>
                                        <wps:spPr>
                                          <a:xfrm>
                                            <a:off x="11440" y="9247"/>
                                            <a:ext cx="1633" cy="3170"/>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98" w:author="小多" w:date="2020-09-16T20:40:27Z"/>
                                                  <w:rFonts w:eastAsiaTheme="minorEastAsia"/>
                                                </w:rPr>
                                              </w:pPr>
                                              <w:ins w:id="99" w:author="小多" w:date="2020-09-16T20:40:27Z">
                                                <w:r>
                                                  <w:rPr>
                                                    <w:rFonts w:hint="eastAsia"/>
                                                  </w:rPr>
                                                  <w:t>事件统计</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0" name="圆角矩形 4"/>
                                        <wps:cNvSpPr/>
                                        <wps:spPr>
                                          <a:xfrm>
                                            <a:off x="11690" y="11260"/>
                                            <a:ext cx="1115"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0" w:author="小多" w:date="2020-09-16T20:40:27Z"/>
                                                  <w:sz w:val="18"/>
                                                  <w:szCs w:val="18"/>
                                                </w:rPr>
                                              </w:pPr>
                                              <w:ins w:id="101"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201" name="圆角矩形 4"/>
                                        <wps:cNvSpPr/>
                                        <wps:spPr>
                                          <a:xfrm>
                                            <a:off x="11563" y="9643"/>
                                            <a:ext cx="1452" cy="484"/>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2" w:author="小多" w:date="2020-09-16T20:40:27Z"/>
                                                  <w:sz w:val="18"/>
                                                  <w:szCs w:val="18"/>
                                                </w:rPr>
                                              </w:pPr>
                                              <w:ins w:id="103" w:author="小多" w:date="2020-09-16T20:40:27Z">
                                                <w:r>
                                                  <w:rPr>
                                                    <w:rFonts w:hint="eastAsia" w:asciiTheme="minorHAnsi" w:hAnsiTheme="minorBidi"/>
                                                    <w:color w:val="000000" w:themeColor="dark1"/>
                                                    <w:kern w:val="24"/>
                                                    <w:sz w:val="18"/>
                                                    <w:szCs w:val="18"/>
                                                    <w14:textFill>
                                                      <w14:solidFill>
                                                        <w14:schemeClr w14:val="dk1"/>
                                                      </w14:solidFill>
                                                    </w14:textFill>
                                                  </w:rPr>
                                                  <w:t>事件列表</w:t>
                                                </w:r>
                                              </w:ins>
                                            </w:p>
                                          </w:txbxContent>
                                        </wps:txbx>
                                        <wps:bodyPr rtlCol="0" anchor="ctr"/>
                                      </wps:wsp>
                                      <wps:wsp>
                                        <wps:cNvPr id="202" name="圆角矩形 4"/>
                                        <wps:cNvSpPr/>
                                        <wps:spPr>
                                          <a:xfrm>
                                            <a:off x="11528" y="10192"/>
                                            <a:ext cx="1512"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4" w:author="小多" w:date="2020-09-16T20:40:27Z"/>
                                                  <w:sz w:val="18"/>
                                                  <w:szCs w:val="18"/>
                                                </w:rPr>
                                              </w:pPr>
                                              <w:ins w:id="105" w:author="小多" w:date="2020-09-16T20:40:27Z">
                                                <w:r>
                                                  <w:rPr>
                                                    <w:rFonts w:hint="eastAsia" w:asciiTheme="minorHAnsi" w:hAnsiTheme="minorBidi"/>
                                                    <w:color w:val="000000" w:themeColor="dark1"/>
                                                    <w:kern w:val="24"/>
                                                    <w:sz w:val="18"/>
                                                    <w:szCs w:val="18"/>
                                                    <w14:textFill>
                                                      <w14:solidFill>
                                                        <w14:schemeClr w14:val="dk1"/>
                                                      </w14:solidFill>
                                                    </w14:textFill>
                                                  </w:rPr>
                                                  <w:t>事件心电图</w:t>
                                                </w:r>
                                              </w:ins>
                                            </w:p>
                                          </w:txbxContent>
                                        </wps:txbx>
                                        <wps:bodyPr rtlCol="0" anchor="ctr"/>
                                      </wps:wsp>
                                      <wps:wsp>
                                        <wps:cNvPr id="203" name="圆角矩形 4"/>
                                        <wps:cNvSpPr/>
                                        <wps:spPr>
                                          <a:xfrm>
                                            <a:off x="11696" y="10726"/>
                                            <a:ext cx="1120" cy="484"/>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06" w:author="小多" w:date="2020-09-16T20:40:27Z"/>
                                                  <w:sz w:val="18"/>
                                                  <w:szCs w:val="18"/>
                                                </w:rPr>
                                              </w:pPr>
                                              <w:ins w:id="10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204" name="组合 29"/>
                                      <wpg:cNvGrpSpPr/>
                                      <wpg:grpSpPr>
                                        <a:xfrm>
                                          <a:off x="11295" y="10527"/>
                                          <a:ext cx="1573" cy="3129"/>
                                          <a:chOff x="11100" y="10470"/>
                                          <a:chExt cx="1573" cy="3338"/>
                                        </a:xfrm>
                                      </wpg:grpSpPr>
                                      <wps:wsp>
                                        <wps:cNvPr id="205" name="文本框 46"/>
                                        <wps:cNvSpPr txBox="1"/>
                                        <wps:spPr>
                                          <a:xfrm>
                                            <a:off x="11100" y="10470"/>
                                            <a:ext cx="1573" cy="3338"/>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08" w:author="小多" w:date="2020-09-16T20:40:27Z"/>
                                                  <w:rFonts w:eastAsiaTheme="minorEastAsia"/>
                                                </w:rPr>
                                              </w:pPr>
                                              <w:ins w:id="109" w:author="小多" w:date="2020-09-16T20:40:27Z">
                                                <w:r>
                                                  <w:rPr>
                                                    <w:rFonts w:hint="eastAsia"/>
                                                  </w:rPr>
                                                  <w:t>报告编辑</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6" name="圆角矩形 5"/>
                                        <wps:cNvSpPr/>
                                        <wps:spPr>
                                          <a:xfrm>
                                            <a:off x="11182" y="111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0" w:author="小多" w:date="2020-09-16T20:40:27Z"/>
                                                  <w:rFonts w:eastAsiaTheme="minorEastAsia"/>
                                                  <w:sz w:val="18"/>
                                                  <w:szCs w:val="18"/>
                                                </w:rPr>
                                              </w:pPr>
                                              <w:ins w:id="111" w:author="小多" w:date="2020-09-16T20:40:27Z">
                                                <w:r>
                                                  <w:rPr>
                                                    <w:rFonts w:hint="eastAsia" w:asciiTheme="minorHAnsi" w:hAnsiTheme="minorBidi"/>
                                                    <w:color w:val="000000" w:themeColor="dark1"/>
                                                    <w:kern w:val="24"/>
                                                    <w:sz w:val="18"/>
                                                    <w:szCs w:val="18"/>
                                                    <w14:textFill>
                                                      <w14:solidFill>
                                                        <w14:schemeClr w14:val="dk1"/>
                                                      </w14:solidFill>
                                                    </w14:textFill>
                                                  </w:rPr>
                                                  <w:t>总结</w:t>
                                                </w:r>
                                              </w:ins>
                                            </w:p>
                                          </w:txbxContent>
                                        </wps:txbx>
                                        <wps:bodyPr rtlCol="0" anchor="ctr"/>
                                      </wps:wsp>
                                      <wps:wsp>
                                        <wps:cNvPr id="207" name="圆角矩形 5"/>
                                        <wps:cNvSpPr/>
                                        <wps:spPr>
                                          <a:xfrm>
                                            <a:off x="11153" y="1196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2" w:author="小多" w:date="2020-09-16T20:40:27Z"/>
                                                  <w:rFonts w:eastAsiaTheme="minorEastAsia"/>
                                                  <w:sz w:val="18"/>
                                                  <w:szCs w:val="18"/>
                                                </w:rPr>
                                              </w:pPr>
                                              <w:ins w:id="113" w:author="小多" w:date="2020-09-16T20:40:27Z">
                                                <w:r>
                                                  <w:rPr>
                                                    <w:rFonts w:hint="eastAsia" w:asciiTheme="minorHAnsi" w:hAnsiTheme="minorBidi"/>
                                                    <w:color w:val="000000" w:themeColor="dark1"/>
                                                    <w:kern w:val="24"/>
                                                    <w:sz w:val="18"/>
                                                    <w:szCs w:val="18"/>
                                                    <w14:textFill>
                                                      <w14:solidFill>
                                                        <w14:schemeClr w14:val="dk1"/>
                                                      </w14:solidFill>
                                                    </w14:textFill>
                                                  </w:rPr>
                                                  <w:t>小时汇总</w:t>
                                                </w:r>
                                              </w:ins>
                                            </w:p>
                                          </w:txbxContent>
                                        </wps:txbx>
                                        <wps:bodyPr rtlCol="0" anchor="ctr"/>
                                      </wps:wsp>
                                    </wpg:grpSp>
                                    <wpg:grpSp>
                                      <wpg:cNvPr id="208" name="组合 33"/>
                                      <wpg:cNvGrpSpPr/>
                                      <wpg:grpSpPr>
                                        <a:xfrm>
                                          <a:off x="9517" y="10523"/>
                                          <a:ext cx="1572" cy="3138"/>
                                          <a:chOff x="9309" y="10453"/>
                                          <a:chExt cx="1572" cy="3336"/>
                                        </a:xfrm>
                                      </wpg:grpSpPr>
                                      <wps:wsp>
                                        <wps:cNvPr id="209" name="文本框 88"/>
                                        <wps:cNvSpPr txBox="1"/>
                                        <wps:spPr>
                                          <a:xfrm>
                                            <a:off x="9309" y="10453"/>
                                            <a:ext cx="1573" cy="3337"/>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14" w:author="小多" w:date="2020-09-16T20:40:27Z"/>
                                                  <w:rFonts w:eastAsiaTheme="minorEastAsia"/>
                                                </w:rPr>
                                              </w:pPr>
                                              <w:ins w:id="115" w:author="小多" w:date="2020-09-16T20:40:27Z">
                                                <w:r>
                                                  <w:rPr>
                                                    <w:rFonts w:hint="eastAsia"/>
                                                  </w:rPr>
                                                  <w:t>页扫描</w:t>
                                                </w:r>
                                              </w:ins>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0" name="圆角矩形 5"/>
                                        <wps:cNvSpPr/>
                                        <wps:spPr>
                                          <a:xfrm>
                                            <a:off x="9465" y="1117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6" w:author="小多" w:date="2020-09-16T20:40:27Z"/>
                                                  <w:rFonts w:eastAsiaTheme="minorEastAsia"/>
                                                  <w:sz w:val="18"/>
                                                  <w:szCs w:val="18"/>
                                                </w:rPr>
                                              </w:pPr>
                                              <w:ins w:id="117"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wps:txbx>
                                        <wps:bodyPr rtlCol="0" anchor="ctr"/>
                                      </wps:wsp>
                                      <wps:wsp>
                                        <wps:cNvPr id="211" name="圆角矩形 5"/>
                                        <wps:cNvSpPr/>
                                        <wps:spPr>
                                          <a:xfrm>
                                            <a:off x="9451" y="11924"/>
                                            <a:ext cx="1263" cy="50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18" w:author="小多" w:date="2020-09-16T20:40:27Z"/>
                                                  <w:rFonts w:eastAsiaTheme="minorEastAsia"/>
                                                  <w:sz w:val="18"/>
                                                  <w:szCs w:val="18"/>
                                                </w:rPr>
                                              </w:pPr>
                                              <w:ins w:id="119" w:author="小多" w:date="2020-09-16T20:40:27Z">
                                                <w:r>
                                                  <w:rPr>
                                                    <w:rFonts w:hint="eastAsia" w:asciiTheme="minorHAnsi" w:hAnsiTheme="minorBidi"/>
                                                    <w:color w:val="000000" w:themeColor="dark1"/>
                                                    <w:kern w:val="24"/>
                                                    <w:sz w:val="18"/>
                                                    <w:szCs w:val="18"/>
                                                    <w14:textFill>
                                                      <w14:solidFill>
                                                        <w14:schemeClr w14:val="dk1"/>
                                                      </w14:solidFill>
                                                    </w14:textFill>
                                                  </w:rPr>
                                                  <w:t>心电放大图</w:t>
                                                </w:r>
                                              </w:ins>
                                            </w:p>
                                          </w:txbxContent>
                                        </wps:txbx>
                                        <wps:bodyPr rtlCol="0" anchor="ctr"/>
                                      </wps:wsp>
                                      <wps:wsp>
                                        <wps:cNvPr id="212" name="圆角矩形 5"/>
                                        <wps:cNvSpPr/>
                                        <wps:spPr>
                                          <a:xfrm>
                                            <a:off x="9407" y="12618"/>
                                            <a:ext cx="1263"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0" w:author="小多" w:date="2020-09-16T20:40:27Z"/>
                                                  <w:rFonts w:eastAsiaTheme="minorEastAsia"/>
                                                  <w:sz w:val="18"/>
                                                  <w:szCs w:val="18"/>
                                                </w:rPr>
                                              </w:pPr>
                                              <w:ins w:id="121"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wps:txbx>
                                        <wps:bodyPr rtlCol="0" anchor="ctr"/>
                                      </wps:wsp>
                                    </wpg:grpSp>
                                    <wpg:grpSp>
                                      <wpg:cNvPr id="213" name="组合 34"/>
                                      <wpg:cNvGrpSpPr/>
                                      <wpg:grpSpPr>
                                        <a:xfrm>
                                          <a:off x="6182" y="10520"/>
                                          <a:ext cx="1547" cy="3141"/>
                                          <a:chOff x="6612" y="9245"/>
                                          <a:chExt cx="1547" cy="3141"/>
                                        </a:xfrm>
                                      </wpg:grpSpPr>
                                      <wps:wsp>
                                        <wps:cNvPr id="214"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ins w:id="122" w:author="小多" w:date="2020-09-16T20:40:27Z"/>
                                                  <w:rFonts w:eastAsiaTheme="minorEastAsia"/>
                                                </w:rPr>
                                              </w:pPr>
                                              <w:ins w:id="123" w:author="小多" w:date="2020-09-16T20:40:27Z">
                                                <w:r>
                                                  <w:rPr>
                                                    <w:rFonts w:hint="eastAsia"/>
                                                  </w:rPr>
                                                  <w:t>HRV</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15" name="组合 18"/>
                                        <wpg:cNvGrpSpPr/>
                                        <wpg:grpSpPr>
                                          <a:xfrm>
                                            <a:off x="6633" y="9847"/>
                                            <a:ext cx="1462" cy="1832"/>
                                            <a:chOff x="6633" y="4489"/>
                                            <a:chExt cx="1462" cy="1832"/>
                                          </a:xfrm>
                                        </wpg:grpSpPr>
                                        <wps:wsp>
                                          <wps:cNvPr id="216" name="圆角矩形 5"/>
                                          <wps:cNvSpPr/>
                                          <wps:spPr>
                                            <a:xfrm>
                                              <a:off x="6633" y="5834"/>
                                              <a:ext cx="1462" cy="487"/>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4" w:author="小多" w:date="2020-09-16T20:40:27Z"/>
                                                    <w:rFonts w:eastAsiaTheme="minorEastAsia"/>
                                                    <w:sz w:val="18"/>
                                                    <w:szCs w:val="18"/>
                                                  </w:rPr>
                                                </w:pPr>
                                                <w:ins w:id="125" w:author="小多" w:date="2020-09-16T20:40:27Z">
                                                  <w:r>
                                                    <w:rPr>
                                                      <w:rFonts w:hint="eastAsia"/>
                                                      <w:sz w:val="18"/>
                                                      <w:szCs w:val="18"/>
                                                    </w:rPr>
                                                    <w:t>非线性分析</w:t>
                                                  </w:r>
                                                </w:ins>
                                              </w:p>
                                            </w:txbxContent>
                                          </wps:txbx>
                                          <wps:bodyPr rtlCol="0" anchor="ctr"/>
                                        </wps:wsp>
                                        <wps:wsp>
                                          <wps:cNvPr id="217"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6" w:author="小多" w:date="2020-09-16T20:40:27Z"/>
                                                    <w:sz w:val="18"/>
                                                    <w:szCs w:val="18"/>
                                                  </w:rPr>
                                                </w:pPr>
                                                <w:ins w:id="127" w:author="小多" w:date="2020-09-16T20:40:27Z">
                                                  <w:r>
                                                    <w:rPr>
                                                      <w:rFonts w:hint="eastAsia" w:asciiTheme="minorHAnsi" w:hAnsiTheme="minorBidi"/>
                                                      <w:color w:val="000000" w:themeColor="dark1"/>
                                                      <w:kern w:val="24"/>
                                                      <w:sz w:val="18"/>
                                                      <w:szCs w:val="18"/>
                                                      <w14:textFill>
                                                        <w14:solidFill>
                                                          <w14:schemeClr w14:val="dk1"/>
                                                        </w14:solidFill>
                                                      </w14:textFill>
                                                    </w:rPr>
                                                    <w:t>时域分析</w:t>
                                                  </w:r>
                                                </w:ins>
                                              </w:p>
                                            </w:txbxContent>
                                          </wps:txbx>
                                          <wps:bodyPr rtlCol="0" anchor="ctr"/>
                                        </wps:wsp>
                                        <wps:wsp>
                                          <wps:cNvPr id="218" name="圆角矩形 5"/>
                                          <wps:cNvSpPr/>
                                          <wps:spPr>
                                            <a:xfrm>
                                              <a:off x="6811" y="5118"/>
                                              <a:ext cx="1277" cy="532"/>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28" w:author="小多" w:date="2020-09-16T20:40:27Z"/>
                                                    <w:rFonts w:eastAsiaTheme="minorEastAsia"/>
                                                    <w:sz w:val="18"/>
                                                    <w:szCs w:val="18"/>
                                                  </w:rPr>
                                                </w:pPr>
                                                <w:ins w:id="129" w:author="小多" w:date="2020-09-16T20:40:27Z">
                                                  <w:r>
                                                    <w:rPr>
                                                      <w:rFonts w:hint="eastAsia"/>
                                                      <w:sz w:val="18"/>
                                                      <w:szCs w:val="18"/>
                                                    </w:rPr>
                                                    <w:t>频域分析</w:t>
                                                  </w:r>
                                                </w:ins>
                                              </w:p>
                                            </w:txbxContent>
                                          </wps:txbx>
                                          <wps:bodyPr rtlCol="0" anchor="ctr"/>
                                        </wps:wsp>
                                      </wpg:grpSp>
                                    </wpg:grpSp>
                                    <wpg:grpSp>
                                      <wpg:cNvPr id="219" name="组合 67"/>
                                      <wpg:cNvGrpSpPr/>
                                      <wpg:grpSpPr>
                                        <a:xfrm>
                                          <a:off x="7817" y="10522"/>
                                          <a:ext cx="1573" cy="3141"/>
                                          <a:chOff x="6612" y="9245"/>
                                          <a:chExt cx="1573" cy="3141"/>
                                        </a:xfrm>
                                      </wpg:grpSpPr>
                                      <wps:wsp>
                                        <wps:cNvPr id="220" name="文本框 84"/>
                                        <wps:cNvSpPr txBox="1"/>
                                        <wps:spPr>
                                          <a:xfrm>
                                            <a:off x="6612" y="9245"/>
                                            <a:ext cx="1547" cy="3141"/>
                                          </a:xfrm>
                                          <a:prstGeom prst="rect">
                                            <a:avLst/>
                                          </a:prstGeom>
                                          <a:solidFill>
                                            <a:schemeClr val="accen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firstLine="210" w:firstLineChars="100"/>
                                                <w:rPr>
                                                  <w:ins w:id="130" w:author="小多" w:date="2020-09-16T20:40:27Z"/>
                                                  <w:rFonts w:eastAsiaTheme="minorEastAsia"/>
                                                </w:rPr>
                                              </w:pPr>
                                              <w:ins w:id="131" w:author="小多" w:date="2020-09-16T20:40:27Z">
                                                <w:r>
                                                  <w:rPr>
                                                    <w:rFonts w:hint="eastAsia"/>
                                                  </w:rPr>
                                                  <w:t>房颤</w:t>
                                                </w:r>
                                              </w:ins>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21" name="组合 18"/>
                                        <wpg:cNvGrpSpPr/>
                                        <wpg:grpSpPr>
                                          <a:xfrm>
                                            <a:off x="6650" y="9847"/>
                                            <a:ext cx="1535" cy="1832"/>
                                            <a:chOff x="6650" y="4489"/>
                                            <a:chExt cx="1535" cy="1832"/>
                                          </a:xfrm>
                                        </wpg:grpSpPr>
                                        <wps:wsp>
                                          <wps:cNvPr id="222" name="圆角矩形 5"/>
                                          <wps:cNvSpPr/>
                                          <wps:spPr>
                                            <a:xfrm>
                                              <a:off x="6650" y="5834"/>
                                              <a:ext cx="1535" cy="487"/>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2" w:author="小多" w:date="2020-09-16T20:40:27Z"/>
                                                    <w:rFonts w:eastAsiaTheme="minorEastAsia"/>
                                                    <w:sz w:val="18"/>
                                                    <w:szCs w:val="18"/>
                                                  </w:rPr>
                                                </w:pPr>
                                                <w:ins w:id="133" w:author="小多" w:date="2020-09-16T20:40:27Z">
                                                  <w:r>
                                                    <w:rPr>
                                                      <w:rFonts w:hint="eastAsia"/>
                                                      <w:sz w:val="18"/>
                                                      <w:szCs w:val="18"/>
                                                    </w:rPr>
                                                    <w:t>T-RR散点图</w:t>
                                                  </w:r>
                                                </w:ins>
                                              </w:p>
                                            </w:txbxContent>
                                          </wps:txbx>
                                          <wps:bodyPr rtlCol="0" anchor="ctr"/>
                                        </wps:wsp>
                                        <wps:wsp>
                                          <wps:cNvPr id="223" name="圆角矩形 4"/>
                                          <wps:cNvSpPr/>
                                          <wps:spPr>
                                            <a:xfrm>
                                              <a:off x="6796" y="4489"/>
                                              <a:ext cx="1271" cy="485"/>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4" w:author="小多" w:date="2020-09-16T20:40:27Z"/>
                                                    <w:rFonts w:eastAsiaTheme="minorEastAsia"/>
                                                    <w:sz w:val="18"/>
                                                    <w:szCs w:val="18"/>
                                                  </w:rPr>
                                                </w:pPr>
                                                <w:ins w:id="135" w:author="小多" w:date="2020-09-16T20:40:27Z">
                                                  <w:r>
                                                    <w:rPr>
                                                      <w:rFonts w:hint="eastAsia"/>
                                                      <w:sz w:val="18"/>
                                                      <w:szCs w:val="18"/>
                                                    </w:rPr>
                                                    <w:t>房颤检测</w:t>
                                                  </w:r>
                                                </w:ins>
                                              </w:p>
                                            </w:txbxContent>
                                          </wps:txbx>
                                          <wps:bodyPr rtlCol="0" anchor="ctr"/>
                                        </wps:wsp>
                                        <wps:wsp>
                                          <wps:cNvPr id="224" name="圆角矩形 5"/>
                                          <wps:cNvSpPr/>
                                          <wps:spPr>
                                            <a:xfrm>
                                              <a:off x="6811" y="5118"/>
                                              <a:ext cx="1277" cy="532"/>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6" w:author="小多" w:date="2020-09-16T20:40:27Z"/>
                                                    <w:rFonts w:eastAsiaTheme="minorEastAsia"/>
                                                    <w:sz w:val="18"/>
                                                    <w:szCs w:val="18"/>
                                                  </w:rPr>
                                                </w:pPr>
                                                <w:ins w:id="137" w:author="小多" w:date="2020-09-16T20:40:27Z">
                                                  <w:r>
                                                    <w:rPr>
                                                      <w:rFonts w:hint="eastAsia"/>
                                                      <w:sz w:val="18"/>
                                                      <w:szCs w:val="18"/>
                                                    </w:rPr>
                                                    <w:t>密度图</w:t>
                                                  </w:r>
                                                </w:ins>
                                              </w:p>
                                            </w:txbxContent>
                                          </wps:txbx>
                                          <wps:bodyPr rtlCol="0" anchor="ctr"/>
                                        </wps:wsp>
                                      </wpg:grpSp>
                                    </wpg:grpSp>
                                  </wpg:grpSp>
                                  <wps:wsp>
                                    <wps:cNvPr id="225" name="圆角矩形 4"/>
                                    <wps:cNvSpPr/>
                                    <wps:spPr>
                                      <a:xfrm>
                                        <a:off x="11526" y="8611"/>
                                        <a:ext cx="1263" cy="492"/>
                                      </a:xfrm>
                                      <a:prstGeom prst="roundRect">
                                        <a:avLst/>
                                      </a:prstGeom>
                                      <a:solidFill>
                                        <a:schemeClr val="accent2">
                                          <a:lumMod val="75000"/>
                                        </a:schemeClr>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38" w:author="小多" w:date="2020-09-16T20:40:27Z"/>
                                              <w:sz w:val="18"/>
                                              <w:szCs w:val="18"/>
                                            </w:rPr>
                                          </w:pPr>
                                          <w:ins w:id="139"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wps:txbx>
                                    <wps:bodyPr rtlCol="0" anchor="ctr"/>
                                  </wps:wsp>
                                </wpg:grpSp>
                                <wps:wsp>
                                  <wps:cNvPr id="226" name="圆角矩形 5"/>
                                  <wps:cNvSpPr/>
                                  <wps:spPr>
                                    <a:xfrm>
                                      <a:off x="6387" y="6379"/>
                                      <a:ext cx="1277" cy="499"/>
                                    </a:xfrm>
                                    <a:prstGeom prst="roundRect">
                                      <a:avLst/>
                                    </a:prstGeom>
                                    <a:solidFill>
                                      <a:srgbClr val="7030A0"/>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0" w:author="小多" w:date="2020-09-16T20:40:27Z"/>
                                            <w:rFonts w:eastAsiaTheme="minorEastAsia"/>
                                            <w:sz w:val="18"/>
                                            <w:szCs w:val="18"/>
                                          </w:rPr>
                                        </w:pPr>
                                        <w:ins w:id="141" w:author="小多" w:date="2020-09-16T20:40:27Z">
                                          <w:r>
                                            <w:rPr>
                                              <w:rFonts w:hint="eastAsia" w:asciiTheme="minorHAnsi" w:hAnsiTheme="minorBidi"/>
                                              <w:color w:val="000000" w:themeColor="dark1"/>
                                              <w:kern w:val="24"/>
                                              <w:sz w:val="18"/>
                                              <w:szCs w:val="18"/>
                                              <w14:textFill>
                                                <w14:solidFill>
                                                  <w14:schemeClr w14:val="dk1"/>
                                                </w14:solidFill>
                                              </w14:textFill>
                                            </w:rPr>
                                            <w:t>模板分类</w:t>
                                          </w:r>
                                        </w:ins>
                                      </w:p>
                                    </w:txbxContent>
                                  </wps:txbx>
                                  <wps:bodyPr rtlCol="0" anchor="ctr"/>
                                </wps:wsp>
                                <wps:wsp>
                                  <wps:cNvPr id="227" name="圆角矩形 5"/>
                                  <wps:cNvSpPr/>
                                  <wps:spPr>
                                    <a:xfrm>
                                      <a:off x="6400" y="7445"/>
                                      <a:ext cx="1277" cy="499"/>
                                    </a:xfrm>
                                    <a:prstGeom prst="roundRect">
                                      <a:avLst/>
                                    </a:prstGeom>
                                    <a:solidFill>
                                      <a:schemeClr val="accent1"/>
                                    </a:solidFill>
                                    <a:ln>
                                      <a:solidFill>
                                        <a:schemeClr val="tx1"/>
                                      </a:solidFill>
                                    </a:ln>
                                  </wps:spPr>
                                  <wps:style>
                                    <a:lnRef idx="1">
                                      <a:schemeClr val="accent4"/>
                                    </a:lnRef>
                                    <a:fillRef idx="2">
                                      <a:schemeClr val="accent4"/>
                                    </a:fillRef>
                                    <a:effectRef idx="1">
                                      <a:schemeClr val="accent4"/>
                                    </a:effectRef>
                                    <a:fontRef idx="minor">
                                      <a:schemeClr val="dk1"/>
                                    </a:fontRef>
                                  </wps:style>
                                  <wps:txbx>
                                    <w:txbxContent>
                                      <w:p>
                                        <w:pPr>
                                          <w:textAlignment w:val="baseline"/>
                                          <w:rPr>
                                            <w:ins w:id="142" w:author="小多" w:date="2020-09-16T20:40:27Z"/>
                                            <w:rFonts w:eastAsiaTheme="minorEastAsia"/>
                                            <w:sz w:val="18"/>
                                            <w:szCs w:val="18"/>
                                          </w:rPr>
                                        </w:pPr>
                                        <w:ins w:id="143" w:author="小多" w:date="2020-09-16T20:40:27Z">
                                          <w:r>
                                            <w:rPr>
                                              <w:rFonts w:hint="eastAsia"/>
                                              <w:sz w:val="18"/>
                                              <w:szCs w:val="18"/>
                                            </w:rPr>
                                            <w:t>Demix</w:t>
                                          </w:r>
                                        </w:ins>
                                      </w:p>
                                    </w:txbxContent>
                                  </wps:txbx>
                                  <wps:bodyPr rtlCol="0" anchor="ctr"/>
                                </wps:wsp>
                              </wpg:grpSp>
                            </wpg:grpSp>
                          </wpg:grpSp>
                        </wpg:grpSp>
                      </wpg:wgp>
                    </a:graphicData>
                  </a:graphic>
                </wp:inline>
              </w:drawing>
            </mc:Choice>
            <mc:Fallback>
              <w:pict>
                <v:group id="_x0000_s1026" o:spid="_x0000_s1026" o:spt="203" style="height:566.25pt;width:439.5pt;" coordorigin="5657,2810" coordsize="10263,12178" o:gfxdata="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">
                  <o:lock v:ext="edit" aspectratio="f"/>
                  <v:shape id="直接箭头连接符 163" o:spid="_x0000_s1026" o:spt="32" type="#_x0000_t32" style="position:absolute;left:10526;top:4860;height:342;width:34;" filled="f" stroked="t" coordsize="21600,21600" o:gfxdata="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sgtS8AAAA&#10;2wAAAA8AAAAAAAAAAQAgAAAAIgAAAGRycy9kb3ducmV2LnhtbFBLAQIUABQAAAAIAIdO4kAzLwWe&#10;OwAAADkAAAAQAAAAAAAAAAEAIAAAAAsBAABkcnMvc2hhcGV4bWwueG1sUEsFBgAAAAAGAAYAWwEA&#10;ALUDAAAAAA==&#10;">
                    <v:fill on="f" focussize="0,0"/>
                    <v:stroke weight="0.5pt" color="#000000 [3213]" miterlimit="8" joinstyle="miter" endarrow="open"/>
                    <v:imagedata o:title=""/>
                    <o:lock v:ext="edit" aspectratio="f"/>
                  </v:shape>
                  <v:shape id="直接箭头连接符 111" o:spid="_x0000_s1026" o:spt="32" type="#_x0000_t32" style="position:absolute;left:10560;top:6403;height:477;width:85;" filled="f" stroked="t" coordsize="21600,21600" o:gfxdata="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lVOrsAAADb&#10;AAAADwAAAAAAAAABACAAAAAiAAAAZHJzL2Rvd25yZXYueG1sUEsBAhQAFAAAAAgAh07iQDMvBZ47&#10;AAAAOQAAABAAAAAAAAAAAQAgAAAACgEAAGRycy9zaGFwZXhtbC54bWxQSwUGAAAAAAYABgBbAQAA&#10;tAMAAAAA&#10;">
                    <v:fill on="f" focussize="0,0"/>
                    <v:stroke weight="0.5pt" color="#000000 [3213]" miterlimit="8" joinstyle="miter" startarrow="open" endarrow="open"/>
                    <v:imagedata o:title=""/>
                    <o:lock v:ext="edit" aspectratio="f"/>
                  </v:shape>
                  <v:shape id="直接箭头连接符 113" o:spid="_x0000_s1026" o:spt="32" type="#_x0000_t32" style="position:absolute;left:14906;top:10318;flip:y;height:3;width:340;" filled="f" stroked="t" coordsize="21600,21600" o:gfxdata="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d9Yh&#10;wAAAANsAAAAPAAAAAAAAAAEAIAAAACIAAABkcnMvZG93bnJldi54bWxQSwECFAAUAAAACACHTuJA&#10;My8FnjsAAAA5AAAAEAAAAAAAAAABACAAAAAPAQAAZHJzL3NoYXBleG1sLnhtbFBLBQYAAAAABgAG&#10;AFsBAAC5AwAAAAA=&#10;">
                    <v:fill on="f" focussize="0,0"/>
                    <v:stroke weight="0.5pt" color="#000000 [3213]" miterlimit="8" joinstyle="miter" startarrow="open" endarrow="open"/>
                    <v:imagedata o:title=""/>
                    <o:lock v:ext="edit" aspectratio="f"/>
                  </v:shape>
                  <v:shape id="肘形连接符 275" o:spid="_x0000_s1026" o:spt="34" type="#_x0000_t34" style="position:absolute;left:6021;top:3219;flip:y;height:11514;width:187;rotation:11796480f;" filled="f" stroked="t" coordsize="21600,21600" o:gfxdata="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ty/G/&#10;AAAA2wAAAA8AAAAAAAAAAQAgAAAAIgAAAGRycy9kb3ducmV2LnhtbFBLAQIUABQAAAAIAIdO4kAz&#10;LwWeOwAAADkAAAAQAAAAAAAAAAEAIAAAAA4BAABkcnMvc2hhcGV4bWwueG1sUEsFBgAAAAAGAAYA&#10;WwEAALgDAAAAAA==&#10;" adj="64916">
                    <v:fill on="f" focussize="0,0"/>
                    <v:stroke weight="0.5pt" color="#000000 [3213]" miterlimit="8" joinstyle="miter" startarrow="open" endarrow="open"/>
                    <v:imagedata o:title=""/>
                    <o:lock v:ext="edit" aspectratio="f"/>
                  </v:shape>
                  <v:shape id="直接箭头连接符 312" o:spid="_x0000_s1026" o:spt="32" type="#_x0000_t32" style="position:absolute;left:5657;top:4325;flip:x y;height:6;width:598;" filled="f" stroked="t" coordsize="21600,21600" o:gfxdata="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1oWE65AAAA2wAA&#10;AA8AAAAAAAAAAQAgAAAAIgAAAGRycy9kb3ducmV2LnhtbFBLAQIUABQAAAAIAIdO4kAzLwWeOwAA&#10;ADkAAAAQAAAAAAAAAAEAIAAAAAgBAABkcnMvc2hhcGV4bWwueG1sUEsFBgAAAAAGAAYAWwEAALID&#10;AAAAAA==&#10;">
                    <v:fill on="f" focussize="0,0"/>
                    <v:stroke weight="0.5pt" color="#000000 [3213]" miterlimit="8" joinstyle="miter" startarrow="open" endarrow="open"/>
                    <v:imagedata o:title=""/>
                    <o:lock v:ext="edit" aspectratio="f"/>
                  </v:shape>
                  <v:shape id="肘形连接符 1" o:spid="_x0000_s1026" o:spt="33" type="#_x0000_t33" style="position:absolute;left:14795;top:4331;height:1665;width:788;" filled="f" stroked="t" coordsize="21600,21600" o:gfxdata="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pRULsAAADb&#10;AAAADwAAAAAAAAABACAAAAAiAAAAZHJzL2Rvd25yZXYueG1sUEsBAhQAFAAAAAgAh07iQDMvBZ47&#10;AAAAOQAAABAAAAAAAAAAAQAgAAAACgEAAGRycy9zaGFwZXhtbC54bWxQSwUGAAAAAAYABgBbAQAA&#10;tAMAAAAA&#10;">
                    <v:fill on="f" focussize="0,0"/>
                    <v:stroke weight="0.5pt" color="#000000 [3213]" miterlimit="8" joinstyle="miter" endarrow="open"/>
                    <v:imagedata o:title=""/>
                    <o:lock v:ext="edit" aspectratio="f"/>
                  </v:shape>
                  <v:shape id="肘形连接符 287" o:spid="_x0000_s1026" o:spt="33" type="#_x0000_t33" style="position:absolute;left:9523;top:13820;height:1129;width:698;rotation:5898240f;" filled="f" stroked="t" coordsize="21600,21600" o:gfxdata="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ShR+vQAA&#10;ANsAAAAPAAAAAAAAAAEAIAAAACIAAABkcnMvZG93bnJldi54bWxQSwECFAAUAAAACACHTuJAMy8F&#10;njsAAAA5AAAAEAAAAAAAAAABACAAAAAMAQAAZHJzL3NoYXBleG1sLnhtbFBLBQYAAAAABgAGAFsB&#10;AAC2AwAAAAA=&#10;">
                    <v:fill on="f" focussize="0,0"/>
                    <v:stroke weight="0.5pt" color="#000000 [3213]" miterlimit="8" joinstyle="miter" startarrow="open" endarrow="open"/>
                    <v:imagedata o:title=""/>
                    <o:lock v:ext="edit" aspectratio="f"/>
                  </v:shape>
                  <v:group id="组合 5" o:spid="_x0000_s1026" o:spt="203" style="position:absolute;left:5966;top:2810;height:12178;width:9954;" coordorigin="5993,2021" coordsize="9954,12178"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roundrect id="圆角矩形 6" o:spid="_x0000_s1026" o:spt="2" style="position:absolute;left:6048;top:13689;height:510;width:3286;v-text-anchor:middle;" fillcolor="#C55A11 [2405]" filled="t" stroked="t" coordsize="21600,21600" arcsize="0.166666666666667" o:gfxdata="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Kmy+5AAAA2wAA&#10;AA8AAAAAAAAAAQAgAAAAIgAAAGRycy9kb3ducmV2LnhtbFBLAQIUABQAAAAIAIdO4kAzLwWeOwAA&#10;ADkAAAAQAAAAAAAAAAEAIAAAAAgBAABkcnMvc2hhcGV4bWwueG1sUEsFBgAAAAAGAAYAWwEAALID&#10;AAAAAA==&#10;">
                      <v:fill on="t" focussize="0,0"/>
                      <v:stroke weight="0.5pt" color="#FFFF00 [3207]" miterlimit="8" joinstyle="miter"/>
                      <v:imagedata o:title=""/>
                      <o:lock v:ext="edit" aspectratio="f"/>
                      <v:textbox>
                        <w:txbxContent>
                          <w:p>
                            <w:pPr>
                              <w:numPr>
                                <w:ilvl w:val="0"/>
                                <w:numId w:val="17"/>
                              </w:numPr>
                              <w:jc w:val="center"/>
                              <w:textAlignment w:val="baseline"/>
                              <w:rPr>
                                <w:ins w:id="144" w:author="小多" w:date="2020-09-16T20:40:27Z"/>
                                <w:szCs w:val="21"/>
                              </w:rPr>
                            </w:pPr>
                            <w:ins w:id="145" w:author="小多" w:date="2020-09-16T20:40:27Z">
                              <w:r>
                                <w:rPr>
                                  <w:rFonts w:asciiTheme="minorHAnsi" w:hAnsiTheme="minorBidi" w:eastAsiaTheme="minorEastAsia"/>
                                  <w:color w:val="000000" w:themeColor="dark1"/>
                                  <w:kern w:val="24"/>
                                  <w:szCs w:val="21"/>
                                  <w14:textFill>
                                    <w14:solidFill>
                                      <w14:schemeClr w14:val="dk1"/>
                                    </w14:solidFill>
                                  </w14:textFill>
                                </w:rPr>
                                <w:t>后台</w:t>
                              </w:r>
                            </w:ins>
                            <w:ins w:id="146" w:author="小多" w:date="2020-09-16T20:40:27Z">
                              <w:r>
                                <w:rPr>
                                  <w:rFonts w:hint="eastAsia" w:asciiTheme="minorHAnsi" w:hAnsiTheme="minorBidi" w:eastAsiaTheme="minorEastAsia"/>
                                  <w:color w:val="000000" w:themeColor="dark1"/>
                                  <w:kern w:val="24"/>
                                  <w:szCs w:val="21"/>
                                  <w14:textFill>
                                    <w14:solidFill>
                                      <w14:schemeClr w14:val="dk1"/>
                                    </w14:solidFill>
                                  </w14:textFill>
                                </w:rPr>
                                <w:t>API</w:t>
                              </w:r>
                            </w:ins>
                            <w:ins w:id="147" w:author="小多" w:date="2020-09-16T20:40:27Z">
                              <w:r>
                                <w:rPr>
                                  <w:rFonts w:asciiTheme="minorHAnsi" w:hAnsiTheme="minorBidi" w:eastAsiaTheme="minorEastAsia"/>
                                  <w:color w:val="000000" w:themeColor="dark1"/>
                                  <w:kern w:val="24"/>
                                  <w:szCs w:val="21"/>
                                  <w14:textFill>
                                    <w14:solidFill>
                                      <w14:schemeClr w14:val="dk1"/>
                                    </w14:solidFill>
                                  </w14:textFill>
                                </w:rPr>
                                <w:t>接口</w:t>
                              </w:r>
                            </w:ins>
                          </w:p>
                        </w:txbxContent>
                      </v:textbox>
                    </v:roundrect>
                    <v:group id="组合 4" o:spid="_x0000_s1026" o:spt="203" style="position:absolute;left:5993;top:2021;height:11829;width:9954;" coordorigin="5993,2021" coordsize="9954,11829"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roundrect id="圆角矩形 7" o:spid="_x0000_s1026" o:spt="2" style="position:absolute;left:15273;top:5207;height:8643;width:674;v-text-anchor:middle;" fillcolor="#7030A0" filled="t" stroked="t" coordsize="21600,21600" arcsize="0.166666666666667" o:gfxdata="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R+YrsAAADb&#10;AAAADwAAAAAAAAABACAAAAAiAAAAZHJzL2Rvd25yZXYueG1sUEsBAhQAFAAAAAgAh07iQDMvBZ47&#10;AAAAOQAAABAAAAAAAAAAAQAgAAAACgEAAGRycy9zaGFwZXhtbC54bWxQSwUGAAAAAAYABgBbAQAA&#10;tAMAAAAA&#10;">
                        <v:fill on="t" focussize="0,0"/>
                        <v:stroke weight="0.5pt" color="#FFC000 [3207]" miterlimit="8" joinstyle="miter"/>
                        <v:imagedata o:title=""/>
                        <o:lock v:ext="edit" aspectratio="f"/>
                        <v:textbox>
                          <w:txbxContent>
                            <w:p>
                              <w:pPr>
                                <w:textAlignment w:val="baseline"/>
                                <w:rPr>
                                  <w:ins w:id="148" w:author="小多" w:date="2020-09-16T20:40:27Z"/>
                                  <w:sz w:val="36"/>
                                </w:rPr>
                              </w:pPr>
                              <w:ins w:id="149" w:author="小多" w:date="2020-09-16T20:40:27Z">
                                <w:r>
                                  <w:rPr>
                                    <w:rFonts w:asciiTheme="minorHAnsi" w:hAnsiTheme="minorBidi" w:eastAsiaTheme="minorEastAsia"/>
                                    <w:color w:val="000000" w:themeColor="dark1"/>
                                    <w:kern w:val="24"/>
                                    <w:sz w:val="36"/>
                                    <w:szCs w:val="36"/>
                                    <w14:textFill>
                                      <w14:solidFill>
                                        <w14:schemeClr w14:val="dk1"/>
                                      </w14:solidFill>
                                    </w14:textFill>
                                  </w:rPr>
                                  <w:t>算法接口</w:t>
                                </w:r>
                              </w:ins>
                            </w:p>
                          </w:txbxContent>
                        </v:textbox>
                      </v:roundrect>
                      <v:group id="组合 3" o:spid="_x0000_s1026" o:spt="203" style="position:absolute;left:5993;top:2021;height:11225;width:8940;" coordorigin="5993,2021" coordsize="8940,1122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圆角矩形 285" o:spid="_x0000_s1026" o:spt="2" style="position:absolute;left:8102;top:4413;height:1245;width:4968;v-text-anchor:middle;" fillcolor="#FFFF00" filled="t" stroked="t" coordsize="21600,21600" arcsize="0.166666666666667" o:gfxdata="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yuRS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rPr>
                                    <w:ins w:id="150" w:author="小多" w:date="2020-09-16T20:40:27Z"/>
                                    <w:color w:val="000000" w:themeColor="text1"/>
                                    <w14:textFill>
                                      <w14:solidFill>
                                        <w14:schemeClr w14:val="tx1"/>
                                      </w14:solidFill>
                                    </w14:textFill>
                                  </w:rPr>
                                </w:pPr>
                                <w:ins w:id="151" w:author="小多" w:date="2020-09-16T20:40:27Z">
                                  <w:r>
                                    <w:rPr>
                                      <w:rFonts w:hint="eastAsia"/>
                                      <w:color w:val="000000" w:themeColor="text1"/>
                                      <w14:textFill>
                                        <w14:solidFill>
                                          <w14:schemeClr w14:val="tx1"/>
                                        </w14:solidFill>
                                      </w14:textFill>
                                    </w:rPr>
                                    <w:t>本地文件</w:t>
                                  </w:r>
                                </w:ins>
                              </w:p>
                              <w:p>
                                <w:pPr>
                                  <w:jc w:val="center"/>
                                  <w:rPr>
                                    <w:ins w:id="152" w:author="小多" w:date="2020-09-16T20:40:27Z"/>
                                    <w:color w:val="000000" w:themeColor="text1"/>
                                    <w14:textFill>
                                      <w14:solidFill>
                                        <w14:schemeClr w14:val="tx1"/>
                                      </w14:solidFill>
                                    </w14:textFill>
                                  </w:rPr>
                                </w:pPr>
                                <w:ins w:id="153" w:author="小多" w:date="2020-09-16T20:40:27Z">
                                  <w:r>
                                    <w:rPr>
                                      <w:rFonts w:hint="eastAsia"/>
                                      <w:color w:val="000000" w:themeColor="text1"/>
                                      <w14:textFill>
                                        <w14:solidFill>
                                          <w14:schemeClr w14:val="tx1"/>
                                        </w14:solidFill>
                                      </w14:textFill>
                                    </w:rPr>
                                    <w:t>提供读ecg文件，读写rlt文件、ffg文件的方法</w:t>
                                  </w:r>
                                </w:ins>
                              </w:p>
                            </w:txbxContent>
                          </v:textbox>
                        </v:roundrect>
                        <v:group id="组合 101" o:spid="_x0000_s1026" o:spt="203" style="position:absolute;left:6235;top:2021;height:2050;width:8623;" coordorigin="6275,4749" coordsize="8623,1722"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group id="组合 16" o:spid="_x0000_s1026" o:spt="203" style="position:absolute;left:6275;top:4749;height:1722;width:8623;" coordorigin="6589,2792" coordsize="8623,1486" o:gfxdata="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6bXLb0AAADbAAAADwAAAAAAAAABACAAAAAiAAAAZHJzL2Rvd25yZXYueG1s&#10;UEsBAhQAFAAAAAgAh07iQDMvBZ47AAAAOQAAABUAAAAAAAAAAQAgAAAADAEAAGRycy9ncm91cHNo&#10;YXBleG1sLnhtbFBLBQYAAAAABgAGAGABAADJAwAAAAA=&#10;">
                            <o:lock v:ext="edit" aspectratio="f"/>
                            <v:group id="组合 6" o:spid="_x0000_s1026" o:spt="203" style="position:absolute;left:6636;top:3510;height:768;width:8540;" coordorigin="6636,3510" coordsize="8540,768"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_x0000_s1026" o:spid="_x0000_s1026" o:spt="202" type="#_x0000_t202" style="position:absolute;left:6636;top:3510;height:768;width:8540;" fillcolor="#FECF40" filled="t" stroked="t" coordsize="21600,21600" o:gfxdata="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bT1G/&#10;AAAA2wAAAA8AAAAAAAAAAQAgAAAAIgAAAGRycy9kb3ducmV2LnhtbFBLAQIUABQAAAAIAIdO4kAz&#10;LwWeOwAAADkAAAAQAAAAAAAAAAEAIAAAAA4BAABkcnMvc2hhcGV4bWwueG1sUEsFBgAAAAAGAAYA&#10;WwEAALgDAAAAAA==&#10;">
                                <v:fill type="gradient" on="t" color2="#846C21" focus="100%" focussize="0,0" rotate="t">
                                  <o:fill type="gradientUnscaled" v:ext="backwardCompatible"/>
                                </v:fill>
                                <v:stroke weight="0.5pt" color="#000000 [3204]" joinstyle="round"/>
                                <v:imagedata o:title=""/>
                                <o:lock v:ext="edit" aspectratio="f"/>
                                <v:textbox>
                                  <w:txbxContent>
                                    <w:p>
                                      <w:pPr>
                                        <w:jc w:val="center"/>
                                        <w:rPr>
                                          <w:ins w:id="154" w:author="小多" w:date="2020-09-16T20:40:27Z"/>
                                          <w:rFonts w:eastAsiaTheme="minorEastAsia"/>
                                        </w:rPr>
                                      </w:pPr>
                                      <w:ins w:id="155"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记录列表界面</w:t>
                                        </w:r>
                                      </w:ins>
                                    </w:p>
                                  </w:txbxContent>
                                </v:textbox>
                              </v:shape>
                              <v:roundrect id="圆角矩形 4" o:spid="_x0000_s1026" o:spt="2" style="position:absolute;left:8861;top:3838;height:399;width:1304;v-text-anchor:middle;" fillcolor="#FECF40" filled="t" stroked="t" coordsize="21600,21600" arcsize="0.166666666666667" o:gfxdata="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ABpS5AAAA2wAA&#10;AA8AAAAAAAAAAQAgAAAAIgAAAGRycy9kb3ducmV2LnhtbFBLAQIUABQAAAAIAIdO4kAzLwWeOwAA&#10;ADkAAAAQAAAAAAAAAAEAIAAAAAgBAABkcnMvc2hhcGV4bWwueG1sUEsFBgAAAAAGAAYAWwEAALID&#10;AAAAAA==&#10;">
                                <v:fill type="gradient" on="t" color2="#846C21" focus="100%" focussize="0,0" rotate="t">
                                  <o:fill type="gradientUnscaled" v:ext="backwardCompatible"/>
                                </v:fill>
                                <v:stroke weight="0.5pt" color="#000000 [3213]" miterlimit="8" joinstyle="miter"/>
                                <v:imagedata o:title=""/>
                                <o:lock v:ext="edit" aspectratio="f"/>
                                <v:textbox>
                                  <w:txbxContent>
                                    <w:p>
                                      <w:pPr>
                                        <w:textAlignment w:val="baseline"/>
                                        <w:rPr>
                                          <w:ins w:id="156" w:author="小多" w:date="2020-09-16T20:40:27Z"/>
                                          <w:sz w:val="18"/>
                                          <w:szCs w:val="18"/>
                                        </w:rPr>
                                      </w:pPr>
                                      <w:ins w:id="157" w:author="小多" w:date="2020-09-16T20:40:27Z">
                                        <w:r>
                                          <w:rPr>
                                            <w:rFonts w:hint="eastAsia" w:asciiTheme="minorHAnsi" w:hAnsiTheme="minorBidi"/>
                                            <w:color w:val="000000" w:themeColor="dark1"/>
                                            <w:kern w:val="24"/>
                                            <w:sz w:val="18"/>
                                            <w:szCs w:val="18"/>
                                            <w14:textFill>
                                              <w14:solidFill>
                                                <w14:schemeClr w14:val="dk1"/>
                                              </w14:solidFill>
                                            </w14:textFill>
                                          </w:rPr>
                                          <w:t>选择文件</w:t>
                                        </w:r>
                                      </w:ins>
                                    </w:p>
                                  </w:txbxContent>
                                </v:textbox>
                              </v:roundrect>
                              <v:roundrect id="圆角矩形 4" o:spid="_x0000_s1026" o:spt="2" style="position:absolute;left:10415;top:3838;height:399;width:1304;v-text-anchor:middle;" fillcolor="#C55A11 [2405]" filled="t" stroked="t" coordsize="21600,21600" arcsize="0.166666666666667" o:gfxdata="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Khb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58" w:author="小多" w:date="2020-09-16T20:40:27Z"/>
                                          <w:sz w:val="18"/>
                                          <w:szCs w:val="18"/>
                                        </w:rPr>
                                      </w:pPr>
                                      <w:ins w:id="159" w:author="小多" w:date="2020-09-16T20:40:27Z">
                                        <w:r>
                                          <w:rPr>
                                            <w:rFonts w:hint="eastAsia" w:asciiTheme="minorHAnsi" w:hAnsiTheme="minorBidi"/>
                                            <w:color w:val="000000" w:themeColor="dark1"/>
                                            <w:kern w:val="24"/>
                                            <w:sz w:val="18"/>
                                            <w:szCs w:val="18"/>
                                            <w14:textFill>
                                              <w14:solidFill>
                                                <w14:schemeClr w14:val="dk1"/>
                                              </w14:solidFill>
                                            </w14:textFill>
                                          </w:rPr>
                                          <w:t>上传文件</w:t>
                                        </w:r>
                                      </w:ins>
                                    </w:p>
                                  </w:txbxContent>
                                </v:textbox>
                              </v:roundrect>
                              <v:roundrect id="圆角矩形 4" o:spid="_x0000_s1026" o:spt="2" style="position:absolute;left:11918;top:3835;height:390;width:1304;v-text-anchor:middle;" fillcolor="#C55A11 [2405]" filled="t" stroked="t" coordsize="21600,21600" arcsize="0.166666666666667" o:gfxdata="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A3A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60" w:author="小多" w:date="2020-09-16T20:40:27Z"/>
                                          <w:sz w:val="18"/>
                                          <w:szCs w:val="18"/>
                                        </w:rPr>
                                      </w:pPr>
                                      <w:ins w:id="161" w:author="小多" w:date="2020-09-16T20:40:27Z">
                                        <w:r>
                                          <w:rPr>
                                            <w:rFonts w:hint="eastAsia" w:asciiTheme="minorHAnsi" w:hAnsiTheme="minorBidi"/>
                                            <w:color w:val="000000" w:themeColor="dark1"/>
                                            <w:kern w:val="24"/>
                                            <w:sz w:val="18"/>
                                            <w:szCs w:val="18"/>
                                            <w14:textFill>
                                              <w14:solidFill>
                                                <w14:schemeClr w14:val="dk1"/>
                                              </w14:solidFill>
                                            </w14:textFill>
                                          </w:rPr>
                                          <w:t>查找</w:t>
                                        </w:r>
                                      </w:ins>
                                    </w:p>
                                  </w:txbxContent>
                                </v:textbox>
                              </v:roundrect>
                              <v:roundrect id="圆角矩形 4" o:spid="_x0000_s1026" o:spt="2" style="position:absolute;left:7259;top:3838;height:369;width:1304;v-text-anchor:middle;" fillcolor="#C55A11 [2405]" filled="t" stroked="t" coordsize="21600,21600" arcsize="0.166666666666667" o:gfxdata="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aTt7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62" w:author="小多" w:date="2020-09-16T20:40:27Z"/>
                                          <w:sz w:val="18"/>
                                          <w:szCs w:val="18"/>
                                        </w:rPr>
                                      </w:pPr>
                                      <w:ins w:id="163" w:author="小多" w:date="2020-09-16T20:40:27Z">
                                        <w:r>
                                          <w:rPr>
                                            <w:rFonts w:hint="eastAsia" w:asciiTheme="minorHAnsi" w:hAnsiTheme="minorBidi"/>
                                            <w:color w:val="000000" w:themeColor="dark1"/>
                                            <w:kern w:val="24"/>
                                            <w:sz w:val="18"/>
                                            <w:szCs w:val="18"/>
                                            <w14:textFill>
                                              <w14:solidFill>
                                                <w14:schemeClr w14:val="dk1"/>
                                              </w14:solidFill>
                                            </w14:textFill>
                                          </w:rPr>
                                          <w:t>下载文件</w:t>
                                        </w:r>
                                      </w:ins>
                                    </w:p>
                                  </w:txbxContent>
                                </v:textbox>
                              </v:roundrect>
                            </v:group>
                            <v:roundrect id="圆角矩形 1" o:spid="_x0000_s1026" o:spt="2" style="position:absolute;left:6589;top:2792;height:593;width:8623;v-text-anchor:middle;" fillcolor="#70AD47 [3209]" filled="t" stroked="t" coordsize="21600,21600" arcsize="0.166666666666667" o:gfxdata="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Mh/NugAAANsA&#10;AAAPAAAAAAAAAAEAIAAAACIAAABkcnMvZG93bnJldi54bWxQSwECFAAUAAAACACHTuJAMy8FnjsA&#10;AAA5AAAAEAAAAAAAAAABACAAAAAJAQAAZHJzL3NoYXBleG1sLnhtbFBLBQYAAAAABgAGAFsBAACz&#10;AwAAAAA=&#10;">
                              <v:fill on="t" focussize="0,0"/>
                              <v:stroke weight="0.5pt" color="#FFC000 [3207]" miterlimit="8" joinstyle="miter"/>
                              <v:imagedata o:title=""/>
                              <o:lock v:ext="edit" aspectratio="f"/>
                              <v:textbox>
                                <w:txbxContent>
                                  <w:p>
                                    <w:pPr>
                                      <w:jc w:val="center"/>
                                      <w:rPr>
                                        <w:ins w:id="164" w:author="小多" w:date="2020-09-16T20:40:27Z"/>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165"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医生登录</w:t>
                                      </w:r>
                                    </w:ins>
                                  </w:p>
                                </w:txbxContent>
                              </v:textbox>
                            </v:roundrect>
                          </v:group>
                          <v:roundrect id="圆角矩形 4" o:spid="_x0000_s1026" o:spt="2" style="position:absolute;left:13081;top:5971;height:462;width:1304;v-text-anchor:middle;" fillcolor="#C55A11 [2405]" filled="t" stroked="t" coordsize="21600,21600" arcsize="0.166666666666667" o:gfxdata="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kHxb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66" w:author="小多" w:date="2020-09-16T20:40:27Z"/>
                                      <w:rFonts w:eastAsiaTheme="minorEastAsia"/>
                                      <w:sz w:val="18"/>
                                      <w:szCs w:val="18"/>
                                    </w:rPr>
                                  </w:pPr>
                                  <w:ins w:id="167" w:author="小多" w:date="2020-09-16T20:40:27Z">
                                    <w:r>
                                      <w:rPr>
                                        <w:rFonts w:hint="eastAsia"/>
                                        <w:sz w:val="18"/>
                                        <w:szCs w:val="18"/>
                                      </w:rPr>
                                      <w:t>设置参数</w:t>
                                    </w:r>
                                  </w:ins>
                                </w:p>
                              </w:txbxContent>
                            </v:textbox>
                          </v:roundrect>
                        </v:group>
                        <v:group id="组合 109" o:spid="_x0000_s1026" o:spt="203" style="position:absolute;left:5993;top:5817;height:7429;width:8940;" coordorigin="5993,5635" coordsize="8940,7429"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993;top:5635;height:7429;width:8940;" coordorigin="5993,5635" coordsize="8940,7429"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group id="组合 100" o:spid="_x0000_s1026" o:spt="203" style="position:absolute;left:5993;top:5635;height:7429;width:8940;" coordorigin="5973,6473" coordsize="8940,7429" o:gfxdata="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e0+Sb0AAADcAAAADwAAAAAAAAABACAAAAAiAAAAZHJzL2Rvd25yZXYueG1s&#10;UEsBAhQAFAAAAAgAh07iQDMvBZ47AAAAOQAAABUAAAAAAAAAAQAgAAAADAEAAGRycy9ncm91cHNo&#10;YXBleG1sLnhtbFBLBQYAAAAABgAGAGABAADJAwAAAAA=&#10;">
                              <o:lock v:ext="edit" aspectratio="f"/>
                              <v:shape id="文本框 95" o:spid="_x0000_s1026" o:spt="202" type="#_x0000_t202" style="position:absolute;left:5973;top:6473;height:7429;width:8940;" fillcolor="#B4C7E7 [1300]" filled="t" stroked="t" coordsize="21600,21600" o:gfxdata="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HCo6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ins w:id="168" w:author="小多" w:date="2020-09-16T20:40:27Z"/>
                                          <w:rFonts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pPr>
                                      <w:ins w:id="169" w:author="小多" w:date="2020-09-16T20:40:27Z">
                                        <w:r>
                                          <w:rPr>
                                            <w:rFonts w:hint="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14:props3d w14:extrusionH="0" w14:contourW="0" w14:prstMaterial="clear"/>
                                          </w:rPr>
                                          <w:t>分析界面</w:t>
                                        </w:r>
                                      </w:ins>
                                    </w:p>
                                  </w:txbxContent>
                                </v:textbox>
                              </v:shape>
                              <v:group id="组合 25" o:spid="_x0000_s1026" o:spt="203" style="position:absolute;left:13142;top:10523;height:3110;width:1509;" coordorigin="9899,12784" coordsize="1509,3306"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文本框 49" o:spid="_x0000_s1026" o:spt="202" type="#_x0000_t202" style="position:absolute;left:9899;top:12784;height:3306;width:1509;" fillcolor="#4472C4 [3204]" filled="t" stroked="t" coordsize="21600,21600" o:gfxdata="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zJL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170" w:author="小多" w:date="2020-09-16T20:40:27Z"/>
                                            <w:rFonts w:eastAsiaTheme="minorEastAsia"/>
                                          </w:rPr>
                                        </w:pPr>
                                        <w:ins w:id="171" w:author="小多" w:date="2020-09-16T20:40:27Z">
                                          <w:r>
                                            <w:rPr>
                                              <w:rFonts w:hint="eastAsia"/>
                                            </w:rPr>
                                            <w:t>生成报告</w:t>
                                          </w:r>
                                        </w:ins>
                                      </w:p>
                                    </w:txbxContent>
                                  </v:textbox>
                                </v:shape>
                                <v:roundrect id="圆角矩形 5" o:spid="_x0000_s1026" o:spt="2" style="position:absolute;left:10007;top:13304;height:487;width:1263;v-text-anchor:middle;" fillcolor="#C55A11 [2405]" filled="t" stroked="t" coordsize="21600,21600" arcsize="0.166666666666667" o:gfxdata="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EeJi/&#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ins w:id="172" w:author="小多" w:date="2020-09-16T20:40:27Z"/>
                                            <w:rFonts w:eastAsiaTheme="minorEastAsia"/>
                                            <w:sz w:val="18"/>
                                            <w:szCs w:val="18"/>
                                          </w:rPr>
                                        </w:pPr>
                                        <w:ins w:id="173" w:author="小多" w:date="2020-09-16T20:40:27Z">
                                          <w:r>
                                            <w:rPr>
                                              <w:rFonts w:hint="eastAsia" w:asciiTheme="minorHAnsi" w:hAnsiTheme="minorBidi"/>
                                              <w:color w:val="000000" w:themeColor="dark1"/>
                                              <w:kern w:val="24"/>
                                              <w:sz w:val="18"/>
                                              <w:szCs w:val="18"/>
                                              <w14:textFill>
                                                <w14:solidFill>
                                                  <w14:schemeClr w14:val="dk1"/>
                                                </w14:solidFill>
                                              </w14:textFill>
                                            </w:rPr>
                                            <w:t>模板编辑</w:t>
                                          </w:r>
                                        </w:ins>
                                      </w:p>
                                    </w:txbxContent>
                                  </v:textbox>
                                </v:roundrect>
                                <v:roundrect id="圆角矩形 5" o:spid="_x0000_s1026" o:spt="2" style="position:absolute;left:9994;top:13848;height:551;width:1253;v-text-anchor:middle;" fillcolor="#4472C4 [3204]" filled="t" stroked="t" coordsize="21600,21600" arcsize="0.166666666666667" o:gfxdata="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HsNL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174" w:author="小多" w:date="2020-09-16T20:40:27Z"/>
                                            <w:rFonts w:eastAsiaTheme="minorEastAsia"/>
                                            <w:sz w:val="18"/>
                                            <w:szCs w:val="18"/>
                                          </w:rPr>
                                        </w:pPr>
                                        <w:ins w:id="175" w:author="小多" w:date="2020-09-16T20:40:27Z">
                                          <w:r>
                                            <w:rPr>
                                              <w:rFonts w:hint="eastAsia" w:asciiTheme="minorHAnsi" w:hAnsiTheme="minorBidi"/>
                                              <w:color w:val="000000" w:themeColor="dark1"/>
                                              <w:kern w:val="24"/>
                                              <w:sz w:val="18"/>
                                              <w:szCs w:val="18"/>
                                              <w14:textFill>
                                                <w14:solidFill>
                                                  <w14:schemeClr w14:val="dk1"/>
                                                </w14:solidFill>
                                              </w14:textFill>
                                            </w:rPr>
                                            <w:t>生成报告</w:t>
                                          </w:r>
                                        </w:ins>
                                      </w:p>
                                    </w:txbxContent>
                                  </v:textbox>
                                </v:roundrect>
                                <v:roundrect id="圆角矩形 5" o:spid="_x0000_s1026" o:spt="2" style="position:absolute;left:9993;top:14527;height:502;width:1263;v-text-anchor:middle;" fillcolor="#C55A11 [2405]" filled="t" stroked="t" coordsize="21600,21600" arcsize="0.166666666666667" o:gfxdata="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3aQ3S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76" w:author="小多" w:date="2020-09-16T20:40:27Z"/>
                                            <w:rFonts w:eastAsiaTheme="minorEastAsia"/>
                                            <w:sz w:val="18"/>
                                            <w:szCs w:val="18"/>
                                          </w:rPr>
                                        </w:pPr>
                                        <w:ins w:id="177" w:author="小多" w:date="2020-09-16T20:40:27Z">
                                          <w:r>
                                            <w:rPr>
                                              <w:rFonts w:hint="eastAsia" w:asciiTheme="minorHAnsi" w:hAnsiTheme="minorBidi"/>
                                              <w:color w:val="000000" w:themeColor="dark1"/>
                                              <w:kern w:val="24"/>
                                              <w:sz w:val="18"/>
                                              <w:szCs w:val="18"/>
                                              <w14:textFill>
                                                <w14:solidFill>
                                                  <w14:schemeClr w14:val="dk1"/>
                                                </w14:solidFill>
                                              </w14:textFill>
                                            </w:rPr>
                                            <w:t>上传报告</w:t>
                                          </w:r>
                                        </w:ins>
                                      </w:p>
                                    </w:txbxContent>
                                  </v:textbox>
                                </v:roundrect>
                              </v:group>
                              <v:group id="组合 24" o:spid="_x0000_s1026" o:spt="203" style="position:absolute;left:7854;top:6936;height:3154;width:1445;" coordorigin="9899,9269" coordsize="1433,3101"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文本框 76" o:spid="_x0000_s1026" o:spt="202" type="#_x0000_t202" style="position:absolute;left:9899;top:9269;height:3101;width:1433;" fillcolor="#4472C4 [3204]" filled="t" stroked="t" coordsize="21600,21600" o:gfxdata="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VPBvugAAANwA&#10;AAAPAAAAAAAAAAEAIAAAACIAAABkcnMvZG93bnJldi54bWxQSwECFAAUAAAACACHTuJAMy8FnjsA&#10;AAA5AAAAEAAAAAAAAAABACAAAAAJAQAAZHJzL3NoYXBleG1sLnhtbFBLBQYAAAAABgAGAFsBAACz&#10;AwAAAAA=&#10;">
                                  <v:fill on="t" focussize="0,0"/>
                                  <v:stroke weight="0.5pt" color="#000000 [3204]" joinstyle="round"/>
                                  <v:imagedata o:title=""/>
                                  <o:lock v:ext="edit" aspectratio="f"/>
                                  <v:textbox>
                                    <w:txbxContent>
                                      <w:p>
                                        <w:pPr>
                                          <w:rPr>
                                            <w:ins w:id="178" w:author="小多" w:date="2020-09-16T20:40:27Z"/>
                                            <w:rFonts w:eastAsiaTheme="minorEastAsia"/>
                                          </w:rPr>
                                        </w:pPr>
                                        <w:ins w:id="179" w:author="小多" w:date="2020-09-16T20:40:27Z">
                                          <w:r>
                                            <w:rPr>
                                              <w:rFonts w:hint="eastAsia"/>
                                            </w:rPr>
                                            <w:t>患者信息</w:t>
                                          </w:r>
                                        </w:ins>
                                      </w:p>
                                    </w:txbxContent>
                                  </v:textbox>
                                </v:shape>
                                <v:roundrect id="圆角矩形 4" o:spid="_x0000_s1026" o:spt="2" style="position:absolute;left:10011;top:11542;height:484;width:1253;v-text-anchor:middle;" fillcolor="#C55A11 [2405]" filled="t" stroked="t" coordsize="21600,21600" arcsize="0.166666666666667" o:gfxdata="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9sA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180" w:author="小多" w:date="2020-09-16T20:40:27Z"/>
                                            <w:sz w:val="18"/>
                                            <w:szCs w:val="18"/>
                                          </w:rPr>
                                        </w:pPr>
                                        <w:ins w:id="181"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v:textbox>
                                </v:roundrect>
                                <v:roundrect id="圆角矩形 5" o:spid="_x0000_s1026" o:spt="2" style="position:absolute;left:9948;top:9887;height:442;width:1312;v-text-anchor:middle;" fillcolor="#7030A0" filled="t" stroked="t" coordsize="21600,21600" arcsize="0.166666666666667" o:gfxdata="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8nm4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182" w:author="小多" w:date="2020-09-16T20:40:27Z"/>
                                            <w:sz w:val="18"/>
                                            <w:szCs w:val="18"/>
                                          </w:rPr>
                                        </w:pPr>
                                        <w:ins w:id="183" w:author="小多" w:date="2020-09-16T20:40:27Z">
                                          <w:r>
                                            <w:rPr>
                                              <w:rFonts w:asciiTheme="minorHAnsi" w:hAnsiTheme="minorBidi" w:eastAsiaTheme="minorEastAsia"/>
                                              <w:color w:val="000000" w:themeColor="dark1"/>
                                              <w:kern w:val="24"/>
                                              <w:sz w:val="18"/>
                                              <w:szCs w:val="18"/>
                                              <w14:textFill>
                                                <w14:solidFill>
                                                  <w14:schemeClr w14:val="dk1"/>
                                                </w14:solidFill>
                                              </w14:textFill>
                                            </w:rPr>
                                            <w:t>重新分析</w:t>
                                          </w:r>
                                        </w:ins>
                                      </w:p>
                                    </w:txbxContent>
                                  </v:textbox>
                                </v:roundrect>
                              </v:group>
                              <v:group id="组合 21" o:spid="_x0000_s1026" o:spt="203" style="position:absolute;left:6178;top:6755;height:3678;width:1547;" coordorigin="6612,9062" coordsize="1547,3678"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文本框 84" o:spid="_x0000_s1026" o:spt="202" type="#_x0000_t202" style="position:absolute;left:6612;top:9062;height:3678;width:1547;" fillcolor="#4472C4 [3204]" filled="t" stroked="t" coordsize="21600,21600" o:gfxdata="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Gfpq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ins w:id="184" w:author="小多" w:date="2020-09-16T20:40:27Z"/>
                                            <w:rFonts w:eastAsiaTheme="minorEastAsia"/>
                                          </w:rPr>
                                        </w:pPr>
                                        <w:ins w:id="185" w:author="小多" w:date="2020-09-16T20:40:27Z">
                                          <w:r>
                                            <w:rPr>
                                              <w:rFonts w:hint="eastAsia"/>
                                            </w:rPr>
                                            <w:t>编辑模板</w:t>
                                          </w:r>
                                        </w:ins>
                                      </w:p>
                                    </w:txbxContent>
                                  </v:textbox>
                                </v:shape>
                                <v:group id="组合 18" o:spid="_x0000_s1026" o:spt="203" style="position:absolute;left:6629;top:10060;height:2538;width:1470;" coordorigin="6629,4702" coordsize="1470,2538"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roundrect id="圆角矩形 5" o:spid="_x0000_s1026" o:spt="2" style="position:absolute;left:6802;top:5774;height:468;width:1293;v-text-anchor:middle;" fillcolor="#4472C4 [3204]" filled="t" stroked="t" coordsize="21600,21600" arcsize="0.166666666666667" o:gfxdata="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QGDE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186" w:author="小多" w:date="2020-09-16T20:40:27Z"/>
                                              <w:rFonts w:eastAsiaTheme="minorEastAsia"/>
                                              <w:sz w:val="18"/>
                                              <w:szCs w:val="18"/>
                                            </w:rPr>
                                          </w:pPr>
                                          <w:ins w:id="187" w:author="小多" w:date="2020-09-16T20:40:27Z">
                                            <w:r>
                                              <w:rPr>
                                                <w:rFonts w:hint="eastAsia"/>
                                                <w:sz w:val="18"/>
                                                <w:szCs w:val="18"/>
                                              </w:rPr>
                                              <w:t>散点图</w:t>
                                            </w:r>
                                          </w:ins>
                                        </w:p>
                                      </w:txbxContent>
                                    </v:textbox>
                                  </v:roundrect>
                                  <v:roundrect id="圆角矩形 4" o:spid="_x0000_s1026" o:spt="2" style="position:absolute;left:6629;top:6764;height:476;width:1469;v-text-anchor:middle;" fillcolor="#C55A11 [2405]" filled="t" stroked="t" coordsize="21600,21600" arcsize="0.166666666666667" o:gfxdata="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kF7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88" w:author="小多" w:date="2020-09-16T20:40:27Z"/>
                                              <w:sz w:val="18"/>
                                              <w:szCs w:val="18"/>
                                            </w:rPr>
                                          </w:pPr>
                                          <w:ins w:id="189" w:author="小多" w:date="2020-09-16T20:40:27Z">
                                            <w:r>
                                              <w:rPr>
                                                <w:rFonts w:hint="eastAsia" w:asciiTheme="minorHAnsi" w:hAnsiTheme="minorBidi"/>
                                                <w:color w:val="000000" w:themeColor="dark1"/>
                                                <w:kern w:val="24"/>
                                                <w:sz w:val="18"/>
                                                <w:szCs w:val="18"/>
                                                <w14:textFill>
                                                  <w14:solidFill>
                                                    <w14:schemeClr w14:val="dk1"/>
                                                  </w14:solidFill>
                                                </w14:textFill>
                                              </w:rPr>
                                              <w:t>室上性设置</w:t>
                                            </w:r>
                                          </w:ins>
                                        </w:p>
                                      </w:txbxContent>
                                    </v:textbox>
                                  </v:roundrect>
                                  <v:roundrect id="圆角矩形 5" o:spid="_x0000_s1026" o:spt="2" style="position:absolute;left:6798;top:4702;height:499;width:1277;v-text-anchor:middle;" fillcolor="#4472C4 [3204]" filled="t" stroked="t" coordsize="21600,21600" arcsize="0.166666666666667" o:gfxdata="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fuP6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90" w:author="小多" w:date="2020-09-16T20:40:27Z"/>
                                              <w:rFonts w:eastAsiaTheme="minorEastAsia"/>
                                              <w:sz w:val="18"/>
                                              <w:szCs w:val="18"/>
                                            </w:rPr>
                                          </w:pPr>
                                          <w:ins w:id="191" w:author="小多" w:date="2020-09-16T20:40:27Z">
                                            <w:r>
                                              <w:rPr>
                                                <w:rFonts w:hint="eastAsia" w:asciiTheme="minorHAnsi" w:hAnsiTheme="minorBidi"/>
                                                <w:color w:val="000000" w:themeColor="dark1"/>
                                                <w:kern w:val="24"/>
                                                <w:sz w:val="18"/>
                                                <w:szCs w:val="18"/>
                                                <w14:textFill>
                                                  <w14:solidFill>
                                                    <w14:schemeClr w14:val="dk1"/>
                                                  </w14:solidFill>
                                                </w14:textFill>
                                              </w:rPr>
                                              <w:t>详细模板</w:t>
                                            </w:r>
                                          </w:ins>
                                        </w:p>
                                      </w:txbxContent>
                                    </v:textbox>
                                  </v:roundrect>
                                  <v:roundrect id="圆角矩形 5" o:spid="_x0000_s1026" o:spt="2" style="position:absolute;left:6807;top:6269;height:478;width:1292;v-text-anchor:middle;" fillcolor="#4472C4 [3204]" filled="t" stroked="t" coordsize="21600,21600" arcsize="0.166666666666667" o:gfxdata="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dMdZ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192" w:author="小多" w:date="2020-09-16T20:40:27Z"/>
                                              <w:rFonts w:eastAsiaTheme="minorEastAsia"/>
                                              <w:sz w:val="18"/>
                                              <w:szCs w:val="18"/>
                                            </w:rPr>
                                          </w:pPr>
                                          <w:ins w:id="19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v:group id="组合 22" o:spid="_x0000_s1026" o:spt="203" style="position:absolute;left:13010;top:6891;height:3183;width:1694;" coordorigin="12931,9199" coordsize="1694,3183"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o:lock v:ext="edit" aspectratio="f"/>
                                <v:shape id="文本框 87" o:spid="_x0000_s1026" o:spt="202" type="#_x0000_t202" style="position:absolute;left:12931;top:9199;height:3183;width:1694;" fillcolor="#4472C4 [3204]" filled="t" stroked="t" coordsize="21600,21600" o:gfxdata="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SfS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194" w:author="小多" w:date="2020-09-16T20:40:27Z"/>
                                            <w:rFonts w:eastAsiaTheme="minorEastAsia"/>
                                          </w:rPr>
                                        </w:pPr>
                                        <w:ins w:id="195" w:author="小多" w:date="2020-09-16T20:40:27Z">
                                          <w:r>
                                            <w:rPr>
                                              <w:rFonts w:hint="eastAsia"/>
                                            </w:rPr>
                                            <w:t>片段图编辑</w:t>
                                          </w:r>
                                        </w:ins>
                                      </w:p>
                                    </w:txbxContent>
                                  </v:textbox>
                                </v:shape>
                                <v:roundrect id="圆角矩形 4" o:spid="_x0000_s1026" o:spt="2" style="position:absolute;left:13271;top:9867;height:484;width:1086;v-text-anchor:middle;" fillcolor="#4472C4 [3204]" filled="t" stroked="t" coordsize="21600,21600" arcsize="0.166666666666667" o:gfxdata="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kvv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196" w:author="小多" w:date="2020-09-16T20:40:27Z"/>
                                            <w:sz w:val="18"/>
                                            <w:szCs w:val="18"/>
                                          </w:rPr>
                                        </w:pPr>
                                        <w:ins w:id="197" w:author="小多" w:date="2020-09-16T20:40:27Z">
                                          <w:r>
                                            <w:rPr>
                                              <w:rFonts w:hint="eastAsia" w:asciiTheme="minorHAnsi" w:hAnsiTheme="minorBidi"/>
                                              <w:color w:val="000000" w:themeColor="dark1"/>
                                              <w:kern w:val="24"/>
                                              <w:sz w:val="18"/>
                                              <w:szCs w:val="18"/>
                                              <w14:textFill>
                                                <w14:solidFill>
                                                  <w14:schemeClr w14:val="dk1"/>
                                                </w14:solidFill>
                                              </w14:textFill>
                                            </w:rPr>
                                            <w:t>片段图</w:t>
                                          </w:r>
                                        </w:ins>
                                      </w:p>
                                    </w:txbxContent>
                                  </v:textbox>
                                </v:roundrect>
                                <v:roundrect id="圆角矩形 4" o:spid="_x0000_s1026" o:spt="2" style="position:absolute;left:13285;top:10604;height:484;width:1086;v-text-anchor:middle;" fillcolor="#4472C4 [3204]" filled="t" stroked="t" coordsize="21600,21600" arcsize="0.166666666666667" o:gfxdata="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BxG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198" w:author="小多" w:date="2020-09-16T20:40:27Z"/>
                                            <w:sz w:val="18"/>
                                            <w:szCs w:val="18"/>
                                          </w:rPr>
                                        </w:pPr>
                                        <w:ins w:id="199"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26" o:spid="_x0000_s1026" o:spt="203" style="position:absolute;left:9568;top:6910;height:3159;width:1464;" coordorigin="5883,9244" coordsize="1464,3159"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o:lock v:ext="edit" aspectratio="f"/>
                                <v:shape id="文本框 79" o:spid="_x0000_s1026" o:spt="202" type="#_x0000_t202" style="position:absolute;left:5883;top:9244;height:3159;width:1464;" fillcolor="#4472C4 [3204]" filled="t" stroked="t" coordsize="21600,21600" o:gfxdata="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fzN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rPr>
                                            <w:ins w:id="200" w:author="小多" w:date="2020-09-16T20:40:27Z"/>
                                            <w:rFonts w:eastAsiaTheme="minorEastAsia"/>
                                          </w:rPr>
                                        </w:pPr>
                                        <w:ins w:id="201" w:author="小多" w:date="2020-09-16T20:40:27Z">
                                          <w:r>
                                            <w:rPr>
                                              <w:rFonts w:hint="eastAsia"/>
                                            </w:rPr>
                                            <w:t>ST</w:t>
                                          </w:r>
                                        </w:ins>
                                      </w:p>
                                    </w:txbxContent>
                                  </v:textbox>
                                </v:shape>
                                <v:roundrect id="圆角矩形 4" o:spid="_x0000_s1026" o:spt="2" style="position:absolute;left:6119;top:10828;height:485;width:1035;v-text-anchor:middle;" fillcolor="#4472C4 [3204]" filled="t" stroked="t" coordsize="21600,21600" arcsize="0.166666666666667" o:gfxdata="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J6W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02" w:author="小多" w:date="2020-09-16T20:40:27Z"/>
                                            <w:sz w:val="18"/>
                                            <w:szCs w:val="18"/>
                                          </w:rPr>
                                        </w:pPr>
                                        <w:ins w:id="203"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roundrect id="圆角矩形 4" o:spid="_x0000_s1026" o:spt="2" style="position:absolute;left:6083;top:10259;height:518;width:1047;v-text-anchor:middle;" fillcolor="#4472C4 [3204]" filled="t" stroked="t" coordsize="21600,21600" arcsize="0.166666666666667" o:gfxdata="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bdxq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04" w:author="小多" w:date="2020-09-16T20:40:27Z"/>
                                            <w:sz w:val="18"/>
                                            <w:szCs w:val="18"/>
                                          </w:rPr>
                                        </w:pPr>
                                        <w:ins w:id="205"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4" o:spid="_x0000_s1026" o:spt="2" style="position:absolute;left:6081;top:9737;height:443;width:1060;v-text-anchor:middle;" fillcolor="#7030A0" filled="t" stroked="t" coordsize="21600,21600" arcsize="0.166666666666667" o:gfxdata="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3fe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textAlignment w:val="baseline"/>
                                          <w:rPr>
                                            <w:ins w:id="206" w:author="小多" w:date="2020-09-16T20:40:27Z"/>
                                            <w:sz w:val="18"/>
                                            <w:szCs w:val="18"/>
                                          </w:rPr>
                                        </w:pPr>
                                        <w:ins w:id="207" w:author="小多" w:date="2020-09-16T20:40:27Z">
                                          <w:r>
                                            <w:rPr>
                                              <w:rFonts w:hint="eastAsia" w:asciiTheme="minorHAnsi" w:hAnsiTheme="minorBidi"/>
                                              <w:color w:val="000000" w:themeColor="dark1"/>
                                              <w:kern w:val="24"/>
                                              <w:sz w:val="18"/>
                                              <w:szCs w:val="18"/>
                                              <w14:textFill>
                                                <w14:solidFill>
                                                  <w14:schemeClr w14:val="dk1"/>
                                                </w14:solidFill>
                                              </w14:textFill>
                                            </w:rPr>
                                            <w:t>ST图</w:t>
                                          </w:r>
                                        </w:ins>
                                      </w:p>
                                    </w:txbxContent>
                                  </v:textbox>
                                </v:roundrect>
                              </v:group>
                              <v:group id="组合 23" o:spid="_x0000_s1026" o:spt="203" style="position:absolute;left:11256;top:6899;height:3170;width:1633;" coordorigin="11440,9247" coordsize="1633,3170" o:gfxdata="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5gRQvwAAANwAAAAPAAAAAAAAAAEAIAAAACIAAABkcnMvZG93bnJldi54&#10;bWxQSwECFAAUAAAACACHTuJAMy8FnjsAAAA5AAAAFQAAAAAAAAABACAAAAAOAQAAZHJzL2dyb3Vw&#10;c2hhcGV4bWwueG1sUEsFBgAAAAAGAAYAYAEAAMsDAAAAAA==&#10;">
                                <o:lock v:ext="edit" aspectratio="f"/>
                                <v:shape id="文本框 75" o:spid="_x0000_s1026" o:spt="202" type="#_x0000_t202" style="position:absolute;left:11440;top:9247;height:3170;width:1633;" fillcolor="#4472C4 [3204]" filled="t" stroked="t" coordsize="21600,21600" o:gfxdata="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GXKu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rPr>
                                            <w:ins w:id="208" w:author="小多" w:date="2020-09-16T20:40:27Z"/>
                                            <w:rFonts w:eastAsiaTheme="minorEastAsia"/>
                                          </w:rPr>
                                        </w:pPr>
                                        <w:ins w:id="209" w:author="小多" w:date="2020-09-16T20:40:27Z">
                                          <w:r>
                                            <w:rPr>
                                              <w:rFonts w:hint="eastAsia"/>
                                            </w:rPr>
                                            <w:t>事件统计</w:t>
                                          </w:r>
                                        </w:ins>
                                      </w:p>
                                    </w:txbxContent>
                                  </v:textbox>
                                </v:shape>
                                <v:roundrect id="圆角矩形 4" o:spid="_x0000_s1026" o:spt="2" style="position:absolute;left:11690;top:11260;height:484;width:1115;v-text-anchor:middle;" fillcolor="#4472C4 [3204]" filled="t" stroked="t" coordsize="21600,21600" arcsize="0.166666666666667" o:gfxdata="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kb4O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textAlignment w:val="baseline"/>
                                          <w:rPr>
                                            <w:ins w:id="210" w:author="小多" w:date="2020-09-16T20:40:27Z"/>
                                            <w:sz w:val="18"/>
                                            <w:szCs w:val="18"/>
                                          </w:rPr>
                                        </w:pPr>
                                        <w:ins w:id="211"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4" o:spid="_x0000_s1026" o:spt="2" style="position:absolute;left:11563;top:9643;height:484;width:1452;v-text-anchor:middle;" fillcolor="#7030A0" filled="t" stroked="t" coordsize="21600,21600" arcsize="0.166666666666667" o:gfxdata="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nFm2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12" w:author="小多" w:date="2020-09-16T20:40:27Z"/>
                                            <w:sz w:val="18"/>
                                            <w:szCs w:val="18"/>
                                          </w:rPr>
                                        </w:pPr>
                                        <w:ins w:id="213" w:author="小多" w:date="2020-09-16T20:40:27Z">
                                          <w:r>
                                            <w:rPr>
                                              <w:rFonts w:hint="eastAsia" w:asciiTheme="minorHAnsi" w:hAnsiTheme="minorBidi"/>
                                              <w:color w:val="000000" w:themeColor="dark1"/>
                                              <w:kern w:val="24"/>
                                              <w:sz w:val="18"/>
                                              <w:szCs w:val="18"/>
                                              <w14:textFill>
                                                <w14:solidFill>
                                                  <w14:schemeClr w14:val="dk1"/>
                                                </w14:solidFill>
                                              </w14:textFill>
                                            </w:rPr>
                                            <w:t>事件列表</w:t>
                                          </w:r>
                                        </w:ins>
                                      </w:p>
                                    </w:txbxContent>
                                  </v:textbox>
                                </v:roundrect>
                                <v:roundrect id="圆角矩形 4" o:spid="_x0000_s1026" o:spt="2" style="position:absolute;left:11528;top:10192;height:484;width:1512;v-text-anchor:middle;" fillcolor="#4472C4 [3204]" filled="t" stroked="t" coordsize="21600,21600" arcsize="0.166666666666667" o:gfxdata="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F4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14" w:author="小多" w:date="2020-09-16T20:40:27Z"/>
                                            <w:sz w:val="18"/>
                                            <w:szCs w:val="18"/>
                                          </w:rPr>
                                        </w:pPr>
                                        <w:ins w:id="215" w:author="小多" w:date="2020-09-16T20:40:27Z">
                                          <w:r>
                                            <w:rPr>
                                              <w:rFonts w:hint="eastAsia" w:asciiTheme="minorHAnsi" w:hAnsiTheme="minorBidi"/>
                                              <w:color w:val="000000" w:themeColor="dark1"/>
                                              <w:kern w:val="24"/>
                                              <w:sz w:val="18"/>
                                              <w:szCs w:val="18"/>
                                              <w14:textFill>
                                                <w14:solidFill>
                                                  <w14:schemeClr w14:val="dk1"/>
                                                </w14:solidFill>
                                              </w14:textFill>
                                            </w:rPr>
                                            <w:t>事件心电图</w:t>
                                          </w:r>
                                        </w:ins>
                                      </w:p>
                                    </w:txbxContent>
                                  </v:textbox>
                                </v:roundrect>
                                <v:roundrect id="圆角矩形 4" o:spid="_x0000_s1026" o:spt="2" style="position:absolute;left:11696;top:10726;height:484;width:1120;v-text-anchor:middle;" fillcolor="#4472C4 [3204]" filled="t" stroked="t" coordsize="21600,21600" arcsize="0.166666666666667" o:gfxdata="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Mge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16" w:author="小多" w:date="2020-09-16T20:40:27Z"/>
                                            <w:sz w:val="18"/>
                                            <w:szCs w:val="18"/>
                                          </w:rPr>
                                        </w:pPr>
                                        <w:ins w:id="217"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29" o:spid="_x0000_s1026" o:spt="203" style="position:absolute;left:11295;top:10527;height:3129;width:1573;" coordorigin="11100,10470" coordsize="1573,3338"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文本框 46" o:spid="_x0000_s1026" o:spt="202" type="#_x0000_t202" style="position:absolute;left:11100;top:10470;height:3338;width:1573;" fillcolor="#4472C4 [3204]" filled="t" stroked="t" coordsize="21600,21600" o:gfxdata="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KJVvQAA&#10;ANwAAAAPAAAAAAAAAAEAIAAAACIAAABkcnMvZG93bnJldi54bWxQSwECFAAUAAAACACHTuJAMy8F&#10;njsAAAA5AAAAEAAAAAAAAAABACAAAAAMAQAAZHJzL3NoYXBleG1sLnhtbFBLBQYAAAAABgAGAFsB&#10;AAC2AwAAAAA=&#10;">
                                  <v:fill on="t" focussize="0,0"/>
                                  <v:stroke weight="0.5pt" color="#000000 [3204]" joinstyle="round"/>
                                  <v:imagedata o:title=""/>
                                  <o:lock v:ext="edit" aspectratio="f"/>
                                  <v:textbox>
                                    <w:txbxContent>
                                      <w:p>
                                        <w:pPr>
                                          <w:rPr>
                                            <w:ins w:id="218" w:author="小多" w:date="2020-09-16T20:40:27Z"/>
                                            <w:rFonts w:eastAsiaTheme="minorEastAsia"/>
                                          </w:rPr>
                                        </w:pPr>
                                        <w:ins w:id="219" w:author="小多" w:date="2020-09-16T20:40:27Z">
                                          <w:r>
                                            <w:rPr>
                                              <w:rFonts w:hint="eastAsia"/>
                                            </w:rPr>
                                            <w:t>报告编辑</w:t>
                                          </w:r>
                                        </w:ins>
                                      </w:p>
                                    </w:txbxContent>
                                  </v:textbox>
                                </v:shape>
                                <v:roundrect id="圆角矩形 5" o:spid="_x0000_s1026" o:spt="2" style="position:absolute;left:11182;top:11164;height:502;width:1263;v-text-anchor:middle;" fillcolor="#4472C4 [3204]" filled="t" stroked="t" coordsize="21600,21600" arcsize="0.166666666666667" o:gfxdata="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SD4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0" w:author="小多" w:date="2020-09-16T20:40:27Z"/>
                                            <w:rFonts w:eastAsiaTheme="minorEastAsia"/>
                                            <w:sz w:val="18"/>
                                            <w:szCs w:val="18"/>
                                          </w:rPr>
                                        </w:pPr>
                                        <w:ins w:id="221" w:author="小多" w:date="2020-09-16T20:40:27Z">
                                          <w:r>
                                            <w:rPr>
                                              <w:rFonts w:hint="eastAsia" w:asciiTheme="minorHAnsi" w:hAnsiTheme="minorBidi"/>
                                              <w:color w:val="000000" w:themeColor="dark1"/>
                                              <w:kern w:val="24"/>
                                              <w:sz w:val="18"/>
                                              <w:szCs w:val="18"/>
                                              <w14:textFill>
                                                <w14:solidFill>
                                                  <w14:schemeClr w14:val="dk1"/>
                                                </w14:solidFill>
                                              </w14:textFill>
                                            </w:rPr>
                                            <w:t>总结</w:t>
                                          </w:r>
                                        </w:ins>
                                      </w:p>
                                    </w:txbxContent>
                                  </v:textbox>
                                </v:roundrect>
                                <v:roundrect id="圆角矩形 5" o:spid="_x0000_s1026" o:spt="2" style="position:absolute;left:11153;top:11964;height:502;width:1263;v-text-anchor:middle;" fillcolor="#4472C4 [3204]" filled="t" stroked="t" coordsize="21600,21600" arcsize="0.166666666666667" o:gfxdata="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gme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2" w:author="小多" w:date="2020-09-16T20:40:27Z"/>
                                            <w:rFonts w:eastAsiaTheme="minorEastAsia"/>
                                            <w:sz w:val="18"/>
                                            <w:szCs w:val="18"/>
                                          </w:rPr>
                                        </w:pPr>
                                        <w:ins w:id="223" w:author="小多" w:date="2020-09-16T20:40:27Z">
                                          <w:r>
                                            <w:rPr>
                                              <w:rFonts w:hint="eastAsia" w:asciiTheme="minorHAnsi" w:hAnsiTheme="minorBidi"/>
                                              <w:color w:val="000000" w:themeColor="dark1"/>
                                              <w:kern w:val="24"/>
                                              <w:sz w:val="18"/>
                                              <w:szCs w:val="18"/>
                                              <w14:textFill>
                                                <w14:solidFill>
                                                  <w14:schemeClr w14:val="dk1"/>
                                                </w14:solidFill>
                                              </w14:textFill>
                                            </w:rPr>
                                            <w:t>小时汇总</w:t>
                                          </w:r>
                                        </w:ins>
                                      </w:p>
                                    </w:txbxContent>
                                  </v:textbox>
                                </v:roundrect>
                              </v:group>
                              <v:group id="组合 33" o:spid="_x0000_s1026" o:spt="203" style="position:absolute;left:9517;top:10523;height:3138;width:1572;" coordorigin="9309,10453" coordsize="1572,3336"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文本框 88" o:spid="_x0000_s1026" o:spt="202" type="#_x0000_t202" style="position:absolute;left:9309;top:10453;height:3337;width:1573;" fillcolor="#4472C4 [3204]" filled="t" stroked="t" coordsize="21600,21600" o:gfxdata="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6moUL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ins w:id="224" w:author="小多" w:date="2020-09-16T20:40:27Z"/>
                                            <w:rFonts w:eastAsiaTheme="minorEastAsia"/>
                                          </w:rPr>
                                        </w:pPr>
                                        <w:ins w:id="225" w:author="小多" w:date="2020-09-16T20:40:27Z">
                                          <w:r>
                                            <w:rPr>
                                              <w:rFonts w:hint="eastAsia"/>
                                            </w:rPr>
                                            <w:t>页扫描</w:t>
                                          </w:r>
                                        </w:ins>
                                      </w:p>
                                    </w:txbxContent>
                                  </v:textbox>
                                </v:shape>
                                <v:roundrect id="圆角矩形 5" o:spid="_x0000_s1026" o:spt="2" style="position:absolute;left:9465;top:11174;height:502;width:1263;v-text-anchor:middle;" fillcolor="#4472C4 [3204]" filled="t" stroked="t" coordsize="21600,21600" arcsize="0.166666666666667" o:gfxdata="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SCjT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226" w:author="小多" w:date="2020-09-16T20:40:27Z"/>
                                            <w:rFonts w:eastAsiaTheme="minorEastAsia"/>
                                            <w:sz w:val="18"/>
                                            <w:szCs w:val="18"/>
                                          </w:rPr>
                                        </w:pPr>
                                        <w:ins w:id="227" w:author="小多" w:date="2020-09-16T20:40:27Z">
                                          <w:r>
                                            <w:rPr>
                                              <w:rFonts w:hint="eastAsia" w:asciiTheme="minorHAnsi" w:hAnsiTheme="minorBidi"/>
                                              <w:color w:val="000000" w:themeColor="dark1"/>
                                              <w:kern w:val="24"/>
                                              <w:sz w:val="18"/>
                                              <w:szCs w:val="18"/>
                                              <w14:textFill>
                                                <w14:solidFill>
                                                  <w14:schemeClr w14:val="dk1"/>
                                                </w14:solidFill>
                                              </w14:textFill>
                                            </w:rPr>
                                            <w:t>心率图</w:t>
                                          </w:r>
                                        </w:ins>
                                      </w:p>
                                    </w:txbxContent>
                                  </v:textbox>
                                </v:roundrect>
                                <v:roundrect id="圆角矩形 5" o:spid="_x0000_s1026" o:spt="2" style="position:absolute;left:9451;top:11924;height:502;width:1263;v-text-anchor:middle;" fillcolor="#4472C4 [3204]" filled="t" stroked="t" coordsize="21600,21600" arcsize="0.166666666666667" o:gfxdata="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SNS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28" w:author="小多" w:date="2020-09-16T20:40:27Z"/>
                                            <w:rFonts w:eastAsiaTheme="minorEastAsia"/>
                                            <w:sz w:val="18"/>
                                            <w:szCs w:val="18"/>
                                          </w:rPr>
                                        </w:pPr>
                                        <w:ins w:id="229" w:author="小多" w:date="2020-09-16T20:40:27Z">
                                          <w:r>
                                            <w:rPr>
                                              <w:rFonts w:hint="eastAsia" w:asciiTheme="minorHAnsi" w:hAnsiTheme="minorBidi"/>
                                              <w:color w:val="000000" w:themeColor="dark1"/>
                                              <w:kern w:val="24"/>
                                              <w:sz w:val="18"/>
                                              <w:szCs w:val="18"/>
                                              <w14:textFill>
                                                <w14:solidFill>
                                                  <w14:schemeClr w14:val="dk1"/>
                                                </w14:solidFill>
                                              </w14:textFill>
                                            </w:rPr>
                                            <w:t>心电放大图</w:t>
                                          </w:r>
                                        </w:ins>
                                      </w:p>
                                    </w:txbxContent>
                                  </v:textbox>
                                </v:roundrect>
                                <v:roundrect id="圆角矩形 5" o:spid="_x0000_s1026" o:spt="2" style="position:absolute;left:9407;top:12618;height:487;width:1263;v-text-anchor:middle;" fillcolor="#4472C4 [3204]" filled="t" stroked="t" coordsize="21600,21600" arcsize="0.166666666666667" o:gfxdata="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9YTP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0" w:author="小多" w:date="2020-09-16T20:40:27Z"/>
                                            <w:rFonts w:eastAsiaTheme="minorEastAsia"/>
                                            <w:sz w:val="18"/>
                                            <w:szCs w:val="18"/>
                                          </w:rPr>
                                        </w:pPr>
                                        <w:ins w:id="231" w:author="小多" w:date="2020-09-16T20:40:27Z">
                                          <w:r>
                                            <w:rPr>
                                              <w:rFonts w:hint="eastAsia" w:asciiTheme="minorHAnsi" w:hAnsiTheme="minorBidi"/>
                                              <w:color w:val="000000" w:themeColor="dark1"/>
                                              <w:kern w:val="24"/>
                                              <w:sz w:val="18"/>
                                              <w:szCs w:val="18"/>
                                              <w14:textFill>
                                                <w14:solidFill>
                                                  <w14:schemeClr w14:val="dk1"/>
                                                </w14:solidFill>
                                              </w14:textFill>
                                            </w:rPr>
                                            <w:t>心电图</w:t>
                                          </w:r>
                                        </w:ins>
                                      </w:p>
                                    </w:txbxContent>
                                  </v:textbox>
                                </v:roundrect>
                              </v:group>
                              <v:group id="组合 34" o:spid="_x0000_s1026" o:spt="203" style="position:absolute;left:6182;top:10520;height:3141;width:1547;" coordorigin="6612,9245" coordsize="1547,3141"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CHGRE74AAADc&#10;AAAADwAAAGRycy9kb3ducmV2LnhtbEWPQWvCQBSE74L/YXlCb2Y3aakaXQWFQqhQaFrw+sy+JqHZ&#10;tyG7jfrv3UKhx2FmvmE2u6vtxEiDbx1rSBMFgrhypuVaw+fHy3wJwgdkg51j0nAjD7vtdLLB3LgL&#10;v9NYhlpECPscNTQh9LmUvmrIok9cTxy9LzdYDFEOtTQDXiLcdjJT6llabDkuNNjToaHqu/yxGo7+&#10;bVzsb4VbdKfH03mlOK1eWeuHWarWIAJdw3/4r10YDVn6BL9n4hG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HGRE74A&#10;AADcAAAADwAAAAAAAAABACAAAAAiAAAAZHJzL2Rvd25yZXYueG1sUEsBAhQAFAAAAAgAh07iQDMv&#10;BZ47AAAAOQAAABAAAAAAAAAAAQAgAAAADQEAAGRycy9zaGFwZXhtbC54bWxQSwUGAAAAAAYABgBb&#10;AQAAtwMAAAAA&#10;">
                                  <v:fill on="t" focussize="0,0"/>
                                  <v:stroke weight="0.5pt" color="#000000 [3204]" joinstyle="round"/>
                                  <v:imagedata o:title=""/>
                                  <o:lock v:ext="edit" aspectratio="f"/>
                                  <v:textbox>
                                    <w:txbxContent>
                                      <w:p>
                                        <w:pPr>
                                          <w:rPr>
                                            <w:ins w:id="232" w:author="小多" w:date="2020-09-16T20:40:27Z"/>
                                            <w:rFonts w:eastAsiaTheme="minorEastAsia"/>
                                          </w:rPr>
                                        </w:pPr>
                                        <w:ins w:id="233" w:author="小多" w:date="2020-09-16T20:40:27Z">
                                          <w:r>
                                            <w:rPr>
                                              <w:rFonts w:hint="eastAsia"/>
                                            </w:rPr>
                                            <w:t>HRV</w:t>
                                          </w:r>
                                        </w:ins>
                                      </w:p>
                                    </w:txbxContent>
                                  </v:textbox>
                                </v:shape>
                                <v:group id="组合 18" o:spid="_x0000_s1026" o:spt="203" style="position:absolute;left:6633;top:9847;height:1832;width:1462;" coordorigin="6633,4489" coordsize="1462,1832"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roundrect id="圆角矩形 5" o:spid="_x0000_s1026" o:spt="2" style="position:absolute;left:6633;top:5834;height:487;width:1462;v-text-anchor:middle;" fillcolor="#7030A0" filled="t" stroked="t" coordsize="21600,21600" arcsize="0.166666666666667" o:gfxdata="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9cYxL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4" w:author="小多" w:date="2020-09-16T20:40:27Z"/>
                                              <w:rFonts w:eastAsiaTheme="minorEastAsia"/>
                                              <w:sz w:val="18"/>
                                              <w:szCs w:val="18"/>
                                            </w:rPr>
                                          </w:pPr>
                                          <w:ins w:id="235" w:author="小多" w:date="2020-09-16T20:40:27Z">
                                            <w:r>
                                              <w:rPr>
                                                <w:rFonts w:hint="eastAsia"/>
                                                <w:sz w:val="18"/>
                                                <w:szCs w:val="18"/>
                                              </w:rPr>
                                              <w:t>非线性分析</w:t>
                                            </w:r>
                                          </w:ins>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cJu9X74AAADc&#10;AAAADwAAAGRycy9kb3ducmV2LnhtbEWPwWrDMBBE74X8g9hCLqGR7ENb3Cg+OAnkEChJ8wGLtLXc&#10;WitjKU7691Wg0OMwM2+YVX3zvZhojF1gDcVSgSA2wXbcajh/7J5eQcSEbLEPTBp+KEK9nj2ssLLh&#10;ykeaTqkVGcKxQg0upaGSMhpHHuMyDMTZ+wyjx5Tl2Eo74jXDfS9LpZ6lx47zgsOBGkfm+3TxGt43&#10;h4ZKt1h0R7k1m6+gzDCdtZ4/FuoNRKJb+g//tfdWQ1m8wP1MP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Ju9X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36" w:author="小多" w:date="2020-09-16T20:40:27Z"/>
                                              <w:sz w:val="18"/>
                                              <w:szCs w:val="18"/>
                                            </w:rPr>
                                          </w:pPr>
                                          <w:ins w:id="237" w:author="小多" w:date="2020-09-16T20:40:27Z">
                                            <w:r>
                                              <w:rPr>
                                                <w:rFonts w:hint="eastAsia" w:asciiTheme="minorHAnsi" w:hAnsiTheme="minorBidi"/>
                                                <w:color w:val="000000" w:themeColor="dark1"/>
                                                <w:kern w:val="24"/>
                                                <w:sz w:val="18"/>
                                                <w:szCs w:val="18"/>
                                                <w14:textFill>
                                                  <w14:solidFill>
                                                    <w14:schemeClr w14:val="dk1"/>
                                                  </w14:solidFill>
                                                </w14:textFill>
                                              </w:rPr>
                                              <w:t>时域分析</w:t>
                                            </w:r>
                                          </w:ins>
                                        </w:p>
                                      </w:txbxContent>
                                    </v:textbox>
                                  </v:roundrect>
                                  <v:roundrect id="圆角矩形 5" o:spid="_x0000_s1026" o:spt="2" style="position:absolute;left:6811;top:5118;height:532;width:1277;v-text-anchor:middle;" fillcolor="#7030A0" filled="t" stroked="t" coordsize="21600,21600" arcsize="0.166666666666667" o:gfxdata="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BCktugAAANwA&#10;AAAPAAAAAAAAAAEAIAAAACIAAABkcnMvZG93bnJldi54bWxQSwECFAAUAAAACACHTuJAMy8FnjsA&#10;AAA5AAAAEAAAAAAAAAABACAAAAAJAQAAZHJzL3NoYXBleG1sLnhtbFBLBQYAAAAABgAGAFsBAACz&#10;AwAAAAA=&#10;">
                                    <v:fill on="t" focussize="0,0"/>
                                    <v:stroke weight="0.5pt" color="#000000 [3213]" miterlimit="8" joinstyle="miter"/>
                                    <v:imagedata o:title=""/>
                                    <o:lock v:ext="edit" aspectratio="f"/>
                                    <v:textbox>
                                      <w:txbxContent>
                                        <w:p>
                                          <w:pPr>
                                            <w:textAlignment w:val="baseline"/>
                                            <w:rPr>
                                              <w:ins w:id="238" w:author="小多" w:date="2020-09-16T20:40:27Z"/>
                                              <w:rFonts w:eastAsiaTheme="minorEastAsia"/>
                                              <w:sz w:val="18"/>
                                              <w:szCs w:val="18"/>
                                            </w:rPr>
                                          </w:pPr>
                                          <w:ins w:id="239" w:author="小多" w:date="2020-09-16T20:40:27Z">
                                            <w:r>
                                              <w:rPr>
                                                <w:rFonts w:hint="eastAsia"/>
                                                <w:sz w:val="18"/>
                                                <w:szCs w:val="18"/>
                                              </w:rPr>
                                              <w:t>频域分析</w:t>
                                            </w:r>
                                          </w:ins>
                                        </w:p>
                                      </w:txbxContent>
                                    </v:textbox>
                                  </v:roundrect>
                                </v:group>
                              </v:group>
                              <v:group id="组合 67" o:spid="_x0000_s1026" o:spt="203" style="position:absolute;left:7817;top:10522;height:3141;width:1573;" coordorigin="6612,9245" coordsize="1573,3141"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f"/>
                                <v:shape id="文本框 84" o:spid="_x0000_s1026" o:spt="202" type="#_x0000_t202" style="position:absolute;left:6612;top:9245;height:3141;width:1547;" fillcolor="#4472C4 [3204]" filled="t" stroked="t" coordsize="21600,21600" o:gfxdata="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mXa25AAAA3AAA&#10;AA8AAAAAAAAAAQAgAAAAIgAAAGRycy9kb3ducmV2LnhtbFBLAQIUABQAAAAIAIdO4kAzLwWeOwAA&#10;ADkAAAAQAAAAAAAAAAEAIAAAAAgBAABkcnMvc2hhcGV4bWwueG1sUEsFBgAAAAAGAAYAWwEAALID&#10;AAAAAA==&#10;">
                                  <v:fill on="t" focussize="0,0"/>
                                  <v:stroke weight="0.5pt" color="#000000 [3204]" joinstyle="round"/>
                                  <v:imagedata o:title=""/>
                                  <o:lock v:ext="edit" aspectratio="f"/>
                                  <v:textbox>
                                    <w:txbxContent>
                                      <w:p>
                                        <w:pPr>
                                          <w:ind w:firstLine="210" w:firstLineChars="100"/>
                                          <w:rPr>
                                            <w:ins w:id="240" w:author="小多" w:date="2020-09-16T20:40:27Z"/>
                                            <w:rFonts w:eastAsiaTheme="minorEastAsia"/>
                                          </w:rPr>
                                        </w:pPr>
                                        <w:ins w:id="241" w:author="小多" w:date="2020-09-16T20:40:27Z">
                                          <w:r>
                                            <w:rPr>
                                              <w:rFonts w:hint="eastAsia"/>
                                            </w:rPr>
                                            <w:t>房颤</w:t>
                                          </w:r>
                                        </w:ins>
                                      </w:p>
                                    </w:txbxContent>
                                  </v:textbox>
                                </v:shape>
                                <v:group id="组合 18" o:spid="_x0000_s1026" o:spt="203" style="position:absolute;left:6650;top:9847;height:1832;width:1535;" coordorigin="6650,4489" coordsize="1535,1832"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roundrect id="圆角矩形 5" o:spid="_x0000_s1026" o:spt="2" style="position:absolute;left:6650;top:5834;height:487;width:1535;v-text-anchor:middle;" fillcolor="#4472C4 [3204]" filled="t" stroked="t" coordsize="21600,21600" arcsize="0.166666666666667" o:gfxdata="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rZg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2" w:author="小多" w:date="2020-09-16T20:40:27Z"/>
                                              <w:rFonts w:eastAsiaTheme="minorEastAsia"/>
                                              <w:sz w:val="18"/>
                                              <w:szCs w:val="18"/>
                                            </w:rPr>
                                          </w:pPr>
                                          <w:ins w:id="243" w:author="小多" w:date="2020-09-16T20:40:27Z">
                                            <w:r>
                                              <w:rPr>
                                                <w:rFonts w:hint="eastAsia"/>
                                                <w:sz w:val="18"/>
                                                <w:szCs w:val="18"/>
                                              </w:rPr>
                                              <w:t>T-RR散点图</w:t>
                                            </w:r>
                                          </w:ins>
                                        </w:p>
                                      </w:txbxContent>
                                    </v:textbox>
                                  </v:roundrect>
                                  <v:roundrect id="圆角矩形 4" o:spid="_x0000_s1026" o:spt="2" style="position:absolute;left:6796;top:4489;height:485;width:1271;v-text-anchor:middle;" fillcolor="#7030A0" filled="t" stroked="t" coordsize="21600,21600" arcsize="0.166666666666667" o:gfxdata="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cxx4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4" w:author="小多" w:date="2020-09-16T20:40:27Z"/>
                                              <w:rFonts w:eastAsiaTheme="minorEastAsia"/>
                                              <w:sz w:val="18"/>
                                              <w:szCs w:val="18"/>
                                            </w:rPr>
                                          </w:pPr>
                                          <w:ins w:id="245" w:author="小多" w:date="2020-09-16T20:40:27Z">
                                            <w:r>
                                              <w:rPr>
                                                <w:rFonts w:hint="eastAsia"/>
                                                <w:sz w:val="18"/>
                                                <w:szCs w:val="18"/>
                                              </w:rPr>
                                              <w:t>房颤检测</w:t>
                                            </w:r>
                                          </w:ins>
                                        </w:p>
                                      </w:txbxContent>
                                    </v:textbox>
                                  </v:roundrect>
                                  <v:roundrect id="圆角矩形 5" o:spid="_x0000_s1026" o:spt="2" style="position:absolute;left:6811;top:5118;height:532;width:1277;v-text-anchor:middle;" fillcolor="#4472C4 [3204]" filled="t" stroked="t" coordsize="21600,21600" arcsize="0.166666666666667" o:gfxdata="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kb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46" w:author="小多" w:date="2020-09-16T20:40:27Z"/>
                                              <w:rFonts w:eastAsiaTheme="minorEastAsia"/>
                                              <w:sz w:val="18"/>
                                              <w:szCs w:val="18"/>
                                            </w:rPr>
                                          </w:pPr>
                                          <w:ins w:id="247" w:author="小多" w:date="2020-09-16T20:40:27Z">
                                            <w:r>
                                              <w:rPr>
                                                <w:rFonts w:hint="eastAsia"/>
                                                <w:sz w:val="18"/>
                                                <w:szCs w:val="18"/>
                                              </w:rPr>
                                              <w:t>密度图</w:t>
                                            </w:r>
                                          </w:ins>
                                        </w:p>
                                      </w:txbxContent>
                                    </v:textbox>
                                  </v:roundrect>
                                </v:group>
                              </v:group>
                            </v:group>
                            <v:roundrect id="圆角矩形 4" o:spid="_x0000_s1026" o:spt="2" style="position:absolute;left:11526;top:8611;height:492;width:1263;v-text-anchor:middle;" fillcolor="#C55A11 [2405]" filled="t" stroked="t" coordsize="21600,21600" arcsize="0.166666666666667" o:gfxdata="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6cMG/&#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textAlignment w:val="baseline"/>
                                      <w:rPr>
                                        <w:ins w:id="248" w:author="小多" w:date="2020-09-16T20:40:27Z"/>
                                        <w:sz w:val="18"/>
                                        <w:szCs w:val="18"/>
                                      </w:rPr>
                                    </w:pPr>
                                    <w:ins w:id="249" w:author="小多" w:date="2020-09-16T20:40:27Z">
                                      <w:r>
                                        <w:rPr>
                                          <w:rFonts w:hint="eastAsia" w:asciiTheme="minorHAnsi" w:hAnsiTheme="minorBidi" w:eastAsiaTheme="minorEastAsia"/>
                                          <w:color w:val="000000" w:themeColor="dark1"/>
                                          <w:kern w:val="24"/>
                                          <w:sz w:val="18"/>
                                          <w:szCs w:val="18"/>
                                          <w14:textFill>
                                            <w14:solidFill>
                                              <w14:schemeClr w14:val="dk1"/>
                                            </w14:solidFill>
                                          </w14:textFill>
                                        </w:rPr>
                                        <w:t>参数设置</w:t>
                                      </w:r>
                                    </w:ins>
                                  </w:p>
                                </w:txbxContent>
                              </v:textbox>
                            </v:roundrect>
                          </v:group>
                          <v:roundrect id="圆角矩形 5" o:spid="_x0000_s1026" o:spt="2" style="position:absolute;left:6387;top:6379;height:499;width:1277;v-text-anchor:middle;" fillcolor="#7030A0" filled="t" stroked="t" coordsize="21600,21600" arcsize="0.166666666666667" o:gfxdata="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70nm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textAlignment w:val="baseline"/>
                                    <w:rPr>
                                      <w:ins w:id="250" w:author="小多" w:date="2020-09-16T20:40:27Z"/>
                                      <w:rFonts w:eastAsiaTheme="minorEastAsia"/>
                                      <w:sz w:val="18"/>
                                      <w:szCs w:val="18"/>
                                    </w:rPr>
                                  </w:pPr>
                                  <w:ins w:id="251" w:author="小多" w:date="2020-09-16T20:40:27Z">
                                    <w:r>
                                      <w:rPr>
                                        <w:rFonts w:hint="eastAsia" w:asciiTheme="minorHAnsi" w:hAnsiTheme="minorBidi"/>
                                        <w:color w:val="000000" w:themeColor="dark1"/>
                                        <w:kern w:val="24"/>
                                        <w:sz w:val="18"/>
                                        <w:szCs w:val="18"/>
                                        <w14:textFill>
                                          <w14:solidFill>
                                            <w14:schemeClr w14:val="dk1"/>
                                          </w14:solidFill>
                                        </w14:textFill>
                                      </w:rPr>
                                      <w:t>模板分类</w:t>
                                    </w:r>
                                  </w:ins>
                                </w:p>
                              </w:txbxContent>
                            </v:textbox>
                          </v:roundrect>
                          <v:roundrect id="圆角矩形 5" o:spid="_x0000_s1026" o:spt="2" style="position:absolute;left:6400;top:7445;height:499;width:1277;v-text-anchor:middle;" fillcolor="#4472C4 [3204]" filled="t" stroked="t" coordsize="21600,21600" arcsize="0.166666666666667" o:gfxdata="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16G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textAlignment w:val="baseline"/>
                                    <w:rPr>
                                      <w:ins w:id="252" w:author="小多" w:date="2020-09-16T20:40:27Z"/>
                                      <w:rFonts w:eastAsiaTheme="minorEastAsia"/>
                                      <w:sz w:val="18"/>
                                      <w:szCs w:val="18"/>
                                    </w:rPr>
                                  </w:pPr>
                                  <w:ins w:id="253" w:author="小多" w:date="2020-09-16T20:40:27Z">
                                    <w:r>
                                      <w:rPr>
                                        <w:rFonts w:hint="eastAsia"/>
                                        <w:sz w:val="18"/>
                                        <w:szCs w:val="18"/>
                                      </w:rPr>
                                      <w:t>Demix</w:t>
                                    </w:r>
                                  </w:ins>
                                </w:p>
                              </w:txbxContent>
                            </v:textbox>
                          </v:roundrect>
                        </v:group>
                      </v:group>
                    </v:group>
                  </v:group>
                  <w10:wrap type="none"/>
                  <w10:anchorlock/>
                </v:group>
              </w:pict>
            </mc:Fallback>
          </mc:AlternateContent>
        </w:r>
      </w:ins>
      <w:r>
        <w:rPr>
          <w:color w:val="000000"/>
          <w:sz w:val="24"/>
        </w:rPr>
        <w:tab/>
      </w:r>
    </w:p>
    <w:p>
      <w:pPr>
        <w:adjustRightInd w:val="0"/>
        <w:ind w:firstLine="480" w:firstLineChars="200"/>
        <w:textAlignment w:val="baseline"/>
        <w:rPr>
          <w:color w:val="000000"/>
          <w:sz w:val="24"/>
        </w:rPr>
      </w:pPr>
    </w:p>
    <w:p>
      <w:pPr>
        <w:pStyle w:val="53"/>
        <w:numPr>
          <w:ilvl w:val="0"/>
          <w:numId w:val="18"/>
        </w:numPr>
        <w:ind w:firstLineChars="0"/>
        <w:rPr>
          <w:ins w:id="254" w:author="小多" w:date="2020-09-16T21:08:32Z"/>
        </w:rPr>
      </w:pPr>
      <w:r>
        <w:t>组成模块：</w:t>
      </w:r>
    </w:p>
    <w:p>
      <w:pPr>
        <w:pStyle w:val="53"/>
        <w:numPr>
          <w:ilvl w:val="-1"/>
          <w:numId w:val="0"/>
        </w:numPr>
        <w:ind w:left="0" w:firstLineChars="200"/>
        <w:pPrChange w:id="255" w:author="小多" w:date="2020-09-16T21:08:50Z">
          <w:pPr>
            <w:pStyle w:val="53"/>
            <w:numPr>
              <w:ilvl w:val="0"/>
              <w:numId w:val="18"/>
            </w:numPr>
            <w:ind w:firstLineChars="0"/>
          </w:pPr>
        </w:pPrChange>
      </w:pPr>
      <w:r>
        <w:t>登录模块、记录列表、患者信息、编辑模板、事件统计、片段图编辑、页扫描、房颤、ST、HRV、直方图、报告编辑、生成报告。</w:t>
      </w:r>
    </w:p>
    <w:p>
      <w:pPr>
        <w:pStyle w:val="53"/>
      </w:pPr>
    </w:p>
    <w:p>
      <w:pPr>
        <w:pStyle w:val="53"/>
        <w:numPr>
          <w:ilvl w:val="0"/>
          <w:numId w:val="18"/>
          <w:ins w:id="257" w:author="小多" w:date="2020-09-16T20:43:32Z"/>
        </w:numPr>
        <w:ind w:firstLineChars="0"/>
        <w:pPrChange w:id="256" w:author="小多" w:date="2020-09-16T20:43:32Z">
          <w:pPr>
            <w:pStyle w:val="53"/>
          </w:pPr>
        </w:pPrChange>
      </w:pPr>
      <w:del w:id="258" w:author="小多" w:date="2020-09-16T20:43:35Z">
        <w:r>
          <w:rPr/>
          <w:delText>2</w:delText>
        </w:r>
      </w:del>
      <w:del w:id="259" w:author="小多" w:date="2020-09-16T20:43:34Z">
        <w:r>
          <w:rPr/>
          <w:delText>）</w:delText>
        </w:r>
      </w:del>
      <w:r>
        <w:t>各模块主要功能：</w:t>
      </w:r>
    </w:p>
    <w:p>
      <w:pPr>
        <w:pStyle w:val="53"/>
        <w:rPr>
          <w:rFonts w:hint="eastAsia" w:eastAsia="宋体"/>
          <w:lang w:eastAsia="zh-CN"/>
        </w:rPr>
      </w:pPr>
      <w:r>
        <w:t>登录模块：通过登录名和密码验证，验证用户合法性。并提供修改密码和记住密码功能</w:t>
      </w:r>
      <w:del w:id="260" w:author="小多" w:date="2020-09-16T20:45:36Z">
        <w:r>
          <w:rPr/>
          <w:delText>；</w:delText>
        </w:r>
      </w:del>
      <w:ins w:id="261" w:author="小多" w:date="2020-09-16T20:45:36Z">
        <w:r>
          <w:rPr>
            <w:rFonts w:hint="eastAsia"/>
            <w:lang w:eastAsia="zh-CN"/>
          </w:rPr>
          <w:t>。</w:t>
        </w:r>
      </w:ins>
    </w:p>
    <w:p>
      <w:pPr>
        <w:pStyle w:val="53"/>
        <w:rPr>
          <w:rFonts w:hint="eastAsia" w:eastAsia="宋体"/>
          <w:lang w:eastAsia="zh-CN"/>
        </w:rPr>
      </w:pPr>
      <w:r>
        <w:t>记录列表：显示该用户下所有患者记录信息，包括患者姓名、检测时间等；具有下载用户心电数据和选择用户心电数据功能；具有自动分析心电数据功能</w:t>
      </w:r>
      <w:del w:id="262" w:author="小多" w:date="2020-09-16T20:45:38Z">
        <w:r>
          <w:rPr/>
          <w:delText>；</w:delText>
        </w:r>
      </w:del>
      <w:ins w:id="263" w:author="小多" w:date="2020-09-16T20:45:38Z">
        <w:r>
          <w:rPr>
            <w:rFonts w:hint="eastAsia"/>
            <w:lang w:eastAsia="zh-CN"/>
          </w:rPr>
          <w:t>。</w:t>
        </w:r>
      </w:ins>
    </w:p>
    <w:p>
      <w:pPr>
        <w:pStyle w:val="53"/>
      </w:pPr>
      <w:r>
        <w:t>患者信息：显示患者的基本信息，并具有分析参数设置、重新分析功能。</w:t>
      </w:r>
    </w:p>
    <w:p>
      <w:pPr>
        <w:pStyle w:val="53"/>
      </w:pPr>
      <w:r>
        <w:t>编辑模板：快速浏览一个模板中的所有QRS、改变模板的类型、分类显示、合并子模板、查看放大心电图、Demix、心搏编辑窗、散点图。</w:t>
      </w:r>
    </w:p>
    <w:p>
      <w:pPr>
        <w:pStyle w:val="53"/>
      </w:pPr>
      <w:r>
        <w:t>事件统计：选择某个时间区间发生的事件、按联律（连发）个数选择事件、快速保存心电图片段、修改心搏类型等功能。</w:t>
      </w:r>
    </w:p>
    <w:p>
      <w:pPr>
        <w:pStyle w:val="53"/>
      </w:pPr>
      <w:r>
        <w:t>片段图编辑：浏览片段图、重新设定片段图的标签、删除片段图。</w:t>
      </w:r>
    </w:p>
    <w:p>
      <w:pPr>
        <w:pStyle w:val="53"/>
      </w:pPr>
      <w:r>
        <w:t>页扫描：查看心电缩略图，修改心搏类型。</w:t>
      </w:r>
    </w:p>
    <w:p>
      <w:pPr>
        <w:pStyle w:val="53"/>
      </w:pPr>
      <w:r>
        <w:t>房颤：检测房颤。</w:t>
      </w:r>
    </w:p>
    <w:p>
      <w:pPr>
        <w:pStyle w:val="53"/>
      </w:pPr>
      <w:r>
        <w:t>ST：查看ST事件。</w:t>
      </w:r>
    </w:p>
    <w:p>
      <w:pPr>
        <w:pStyle w:val="53"/>
      </w:pPr>
      <w:r>
        <w:t>HRV：时域分析、频域分析、非线性分析。</w:t>
      </w:r>
    </w:p>
    <w:p>
      <w:pPr>
        <w:pStyle w:val="53"/>
      </w:pPr>
      <w:r>
        <w:t>直方图：查看间期、间期比、心率直方图。</w:t>
      </w:r>
    </w:p>
    <w:p>
      <w:pPr>
        <w:pStyle w:val="53"/>
      </w:pPr>
      <w:r>
        <w:t>报告编辑：查看报告参数。</w:t>
      </w:r>
    </w:p>
    <w:p>
      <w:pPr>
        <w:pStyle w:val="53"/>
        <w:rPr>
          <w:ins w:id="264" w:author="小多" w:date="2020-09-16T20:45:50Z"/>
        </w:rPr>
      </w:pPr>
      <w:r>
        <w:t>生成报告：编辑分析结论、报告预览/打印。</w:t>
      </w:r>
    </w:p>
    <w:p>
      <w:pPr>
        <w:pStyle w:val="53"/>
        <w:rPr>
          <w:ins w:id="265" w:author="小多" w:date="2020-09-16T20:45:50Z"/>
        </w:rPr>
      </w:pPr>
    </w:p>
    <w:p>
      <w:pPr>
        <w:pStyle w:val="53"/>
        <w:rPr>
          <w:ins w:id="266" w:author="小多" w:date="2020-09-16T20:45:50Z"/>
        </w:rPr>
      </w:pPr>
    </w:p>
    <w:p>
      <w:pPr>
        <w:pStyle w:val="53"/>
        <w:rPr>
          <w:ins w:id="267" w:author="小多" w:date="2020-09-16T20:45:51Z"/>
        </w:rPr>
      </w:pPr>
    </w:p>
    <w:p>
      <w:pPr>
        <w:pStyle w:val="53"/>
        <w:rPr>
          <w:ins w:id="268" w:author="小多" w:date="2020-09-16T20:45:51Z"/>
        </w:rPr>
      </w:pPr>
    </w:p>
    <w:p>
      <w:pPr>
        <w:pStyle w:val="53"/>
        <w:rPr>
          <w:ins w:id="269" w:author="小多" w:date="2020-09-16T20:45:51Z"/>
        </w:rPr>
      </w:pPr>
    </w:p>
    <w:p>
      <w:pPr>
        <w:pStyle w:val="53"/>
        <w:rPr>
          <w:ins w:id="270" w:author="小多" w:date="2020-09-16T20:45:51Z"/>
        </w:rPr>
      </w:pPr>
    </w:p>
    <w:p>
      <w:pPr>
        <w:pStyle w:val="53"/>
        <w:rPr>
          <w:ins w:id="271" w:author="小多" w:date="2020-09-16T20:45:51Z"/>
        </w:rPr>
      </w:pPr>
    </w:p>
    <w:p>
      <w:pPr>
        <w:pStyle w:val="53"/>
        <w:rPr>
          <w:ins w:id="272" w:author="小多" w:date="2020-09-16T20:45:52Z"/>
        </w:rPr>
      </w:pPr>
    </w:p>
    <w:p>
      <w:pPr>
        <w:pStyle w:val="53"/>
        <w:rPr>
          <w:color w:val="000000"/>
          <w:szCs w:val="21"/>
        </w:rPr>
      </w:pPr>
      <w:r>
        <w:rPr>
          <w:color w:val="000000"/>
          <w:szCs w:val="21"/>
        </w:rPr>
        <w:t xml:space="preserve">                                                                                                                                                                                                                                                                                                                                                                                                                                                                                                                                                                                                                                                                                                                                                                                                                                                                                                                                                                                                                                                                                                                                                                                                                                                                                                                                                                                                                                                                                                                                                                                                                                                                                                                                                                                                                                                                                                                                                                                                                                                                                                                                                                                                                                                                                                                                                                                                                                                                                                                                           </w:t>
      </w:r>
    </w:p>
    <w:p>
      <w:pPr>
        <w:pStyle w:val="53"/>
        <w:numPr>
          <w:ilvl w:val="1"/>
          <w:numId w:val="16"/>
        </w:numPr>
        <w:ind w:firstLineChars="0"/>
      </w:pPr>
      <w:r>
        <w:t>动态心电分析软件用户界面关系图</w:t>
      </w:r>
    </w:p>
    <w:p>
      <w:pPr>
        <w:adjustRightInd w:val="0"/>
        <w:textAlignment w:val="baseline"/>
        <w:rPr>
          <w:color w:val="000000"/>
          <w:szCs w:val="21"/>
        </w:rPr>
      </w:pPr>
    </w:p>
    <w:p>
      <w:pPr>
        <w:adjustRightInd w:val="0"/>
        <w:jc w:val="center"/>
        <w:textAlignment w:val="baseline"/>
        <w:rPr>
          <w:color w:val="000000"/>
          <w:szCs w:val="21"/>
        </w:rPr>
      </w:pPr>
      <w:r>
        <mc:AlternateContent>
          <mc:Choice Requires="wpg">
            <w:drawing>
              <wp:inline distT="0" distB="0" distL="114935" distR="114935">
                <wp:extent cx="4801235" cy="3585845"/>
                <wp:effectExtent l="0" t="0" r="18415" b="14605"/>
                <wp:docPr id="77" name="组合 77"/>
                <wp:cNvGraphicFramePr/>
                <a:graphic xmlns:a="http://schemas.openxmlformats.org/drawingml/2006/main">
                  <a:graphicData uri="http://schemas.microsoft.com/office/word/2010/wordprocessingGroup">
                    <wpg:wgp>
                      <wpg:cNvGrpSpPr/>
                      <wpg:grpSpPr>
                        <a:xfrm>
                          <a:off x="0" y="0"/>
                          <a:ext cx="4801235" cy="3585845"/>
                          <a:chOff x="6962" y="71331"/>
                          <a:chExt cx="8287" cy="6400"/>
                        </a:xfrm>
                      </wpg:grpSpPr>
                      <wpg:grpSp>
                        <wpg:cNvPr id="78" name="组合 101"/>
                        <wpg:cNvGrpSpPr/>
                        <wpg:grpSpPr>
                          <a:xfrm>
                            <a:off x="6962" y="71331"/>
                            <a:ext cx="8287" cy="6400"/>
                            <a:chOff x="6962" y="71331"/>
                            <a:chExt cx="8287" cy="6400"/>
                          </a:xfrm>
                        </wpg:grpSpPr>
                        <wps:wsp>
                          <wps:cNvPr id="7" name="矩形: 圆角 34"/>
                          <wps:cNvSpPr/>
                          <wps:spPr>
                            <a:xfrm>
                              <a:off x="11569" y="75673"/>
                              <a:ext cx="62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S</w:t>
                                </w:r>
                                <w:r>
                                  <w:t>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36"/>
                          <wps:cNvSpPr/>
                          <wps:spPr>
                            <a:xfrm>
                              <a:off x="1317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直方图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37"/>
                          <wps:cNvSpPr/>
                          <wps:spPr>
                            <a:xfrm>
                              <a:off x="13939" y="75669"/>
                              <a:ext cx="530" cy="17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报告编辑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圆角 39"/>
                          <wps:cNvSpPr/>
                          <wps:spPr>
                            <a:xfrm>
                              <a:off x="12439" y="75685"/>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H</w:t>
                                </w:r>
                                <w:r>
                                  <w:t>RV</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圆角 40"/>
                          <wps:cNvSpPr/>
                          <wps:spPr>
                            <a:xfrm>
                              <a:off x="14719" y="75663"/>
                              <a:ext cx="530" cy="17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生成报告</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79" name="组合 57"/>
                          <wpg:cNvGrpSpPr/>
                          <wpg:grpSpPr>
                            <a:xfrm>
                              <a:off x="7142" y="71331"/>
                              <a:ext cx="7895" cy="4332"/>
                              <a:chOff x="0" y="-19454"/>
                              <a:chExt cx="5013325" cy="2750589"/>
                            </a:xfrm>
                          </wpg:grpSpPr>
                          <wps:wsp>
                            <wps:cNvPr id="28" name="矩形: 圆角 22"/>
                            <wps:cNvSpPr/>
                            <wps:spPr>
                              <a:xfrm>
                                <a:off x="1939085" y="-19454"/>
                                <a:ext cx="1099369" cy="3428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通用计算机机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圆角 23"/>
                            <wps:cNvSpPr/>
                            <wps:spPr>
                              <a:xfrm>
                                <a:off x="1638473" y="619699"/>
                                <a:ext cx="1714169" cy="3896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矩形: 圆角 24"/>
                            <wps:cNvSpPr/>
                            <wps:spPr>
                              <a:xfrm>
                                <a:off x="1971675" y="1344929"/>
                                <a:ext cx="1126490" cy="3505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软件用户登录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箭头: 下 41"/>
                            <wps:cNvSpPr/>
                            <wps:spPr>
                              <a:xfrm>
                                <a:off x="2466975" y="342900"/>
                                <a:ext cx="56832" cy="29916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箭头: 下 42"/>
                            <wps:cNvSpPr/>
                            <wps:spPr>
                              <a:xfrm>
                                <a:off x="2476500" y="1047750"/>
                                <a:ext cx="52387"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直接连接符 44"/>
                            <wps:cNvCnPr/>
                            <wps:spPr>
                              <a:xfrm>
                                <a:off x="9525" y="2513965"/>
                                <a:ext cx="5003800" cy="0"/>
                              </a:xfrm>
                              <a:prstGeom prst="line">
                                <a:avLst/>
                              </a:prstGeom>
                              <a:ln w="31750"/>
                            </wps:spPr>
                            <wps:style>
                              <a:lnRef idx="1">
                                <a:schemeClr val="accent1"/>
                              </a:lnRef>
                              <a:fillRef idx="0">
                                <a:schemeClr val="accent1"/>
                              </a:fillRef>
                              <a:effectRef idx="0">
                                <a:schemeClr val="accent1"/>
                              </a:effectRef>
                              <a:fontRef idx="minor">
                                <a:schemeClr val="tx1"/>
                              </a:fontRef>
                            </wps:style>
                            <wps:bodyPr/>
                          </wps:wsp>
                          <wps:wsp>
                            <wps:cNvPr id="37" name="箭头: 下 51"/>
                            <wps:cNvSpPr/>
                            <wps:spPr>
                              <a:xfrm>
                                <a:off x="29813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箭头: 下 52"/>
                            <wps:cNvSpPr/>
                            <wps:spPr>
                              <a:xfrm>
                                <a:off x="3524250" y="253301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箭头: 下 53"/>
                            <wps:cNvSpPr/>
                            <wps:spPr>
                              <a:xfrm>
                                <a:off x="39814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 name="箭头: 下 54"/>
                            <wps:cNvSpPr/>
                            <wps:spPr>
                              <a:xfrm>
                                <a:off x="4438650" y="252349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箭头: 下 56"/>
                            <wps:cNvSpPr/>
                            <wps:spPr>
                              <a:xfrm>
                                <a:off x="4962525" y="251396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箭头: 下 45"/>
                            <wps:cNvSpPr/>
                            <wps:spPr>
                              <a:xfrm>
                                <a:off x="2486025" y="2400300"/>
                                <a:ext cx="457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箭头: 下 46"/>
                            <wps:cNvSpPr/>
                            <wps:spPr>
                              <a:xfrm>
                                <a:off x="0"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箭头: 下 47"/>
                            <wps:cNvSpPr/>
                            <wps:spPr>
                              <a:xfrm>
                                <a:off x="504825" y="2505075"/>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箭头: 下 48"/>
                            <wps:cNvSpPr/>
                            <wps:spPr>
                              <a:xfrm>
                                <a:off x="9429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 name="箭头: 下 49"/>
                            <wps:cNvSpPr/>
                            <wps:spPr>
                              <a:xfrm>
                                <a:off x="1466850" y="2514600"/>
                                <a:ext cx="45085"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 name="箭头: 下 50"/>
                            <wps:cNvSpPr/>
                            <wps:spPr>
                              <a:xfrm>
                                <a:off x="2009775" y="2514600"/>
                                <a:ext cx="4572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0" name="矩形: 圆角 25"/>
                          <wps:cNvSpPr/>
                          <wps:spPr>
                            <a:xfrm>
                              <a:off x="6962" y="75693"/>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患者信息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矩形: 圆角 26"/>
                          <wps:cNvSpPr/>
                          <wps:spPr>
                            <a:xfrm>
                              <a:off x="7692" y="75674"/>
                              <a:ext cx="530" cy="16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编辑模板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2" name="矩形: 圆角 28"/>
                          <wps:cNvSpPr/>
                          <wps:spPr>
                            <a:xfrm>
                              <a:off x="8403" y="75677"/>
                              <a:ext cx="530" cy="16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事件统计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矩形: 圆角 29"/>
                          <wps:cNvSpPr/>
                          <wps:spPr>
                            <a:xfrm>
                              <a:off x="9228" y="75690"/>
                              <a:ext cx="530" cy="204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片段图编辑</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 name="矩形: 圆角 31"/>
                          <wps:cNvSpPr/>
                          <wps:spPr>
                            <a:xfrm>
                              <a:off x="10052" y="75673"/>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页扫描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圆角 33"/>
                          <wps:cNvSpPr/>
                          <wps:spPr>
                            <a:xfrm>
                              <a:off x="10840" y="75661"/>
                              <a:ext cx="530" cy="14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房颤</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57" name="矩形: 圆角 24"/>
                        <wps:cNvSpPr/>
                        <wps:spPr>
                          <a:xfrm>
                            <a:off x="10187" y="74470"/>
                            <a:ext cx="1774" cy="59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记录列表界面</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箭头: 下 41"/>
                        <wps:cNvSpPr/>
                        <wps:spPr>
                          <a:xfrm>
                            <a:off x="11049" y="74038"/>
                            <a:ext cx="89" cy="47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282.35pt;width:378.05pt;" coordorigin="6962,71331" coordsize="8287,6400" o:gfxdata="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">
                <o:lock v:ext="edit" aspectratio="f"/>
                <v:group id="组合 101" o:spid="_x0000_s1026" o:spt="203" style="position:absolute;left:6962;top:71331;height:6400;width:8287;" coordorigin="6962,71331" coordsize="8287,6400"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roundrect id="矩形: 圆角 34" o:spid="_x0000_s1026" o:spt="2" style="position:absolute;left:11569;top:75673;height:1430;width:620;v-text-anchor:middle;" fillcolor="#4472C4 [3204]" filled="t" stroked="t" coordsize="21600,21600" arcsize="0.166666666666667" o:gfxdata="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iYCSL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r>
                            <w:rPr>
                              <w:rFonts w:hint="eastAsia"/>
                            </w:rPr>
                            <w:t>S</w:t>
                          </w:r>
                          <w:r>
                            <w:t>T</w:t>
                          </w:r>
                        </w:p>
                      </w:txbxContent>
                    </v:textbox>
                  </v:roundrect>
                  <v:roundrect id="矩形: 圆角 36" o:spid="_x0000_s1026" o:spt="2" style="position:absolute;left:13179;top:75685;height:1430;width:530;v-text-anchor:middle;" fillcolor="#4472C4 [3204]" filled="t" stroked="t" coordsize="21600,21600" arcsize="0.166666666666667" o:gfxdata="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mWOrsAAADa&#10;AAAADwAAAAAAAAABACAAAAAiAAAAZHJzL2Rvd25yZXYueG1sUEsBAhQAFAAAAAgAh07iQDMvBZ47&#10;AAAAOQAAABAAAAAAAAAAAQAgAAAACgEAAGRycy9zaGFwZXhtbC54bWxQSwUGAAAAAAYABgBbAQAA&#10;tAMAAAAA&#10;">
                    <v:fill on="t" focussize="0,0"/>
                    <v:stroke weight="1pt" color="#2F528F [3204]" miterlimit="8" joinstyle="miter"/>
                    <v:imagedata o:title=""/>
                    <o:lock v:ext="edit" aspectratio="f"/>
                    <v:textbox>
                      <w:txbxContent>
                        <w:p>
                          <w:r>
                            <w:rPr>
                              <w:rFonts w:hint="eastAsia"/>
                            </w:rPr>
                            <w:t>直方图</w:t>
                          </w:r>
                        </w:p>
                      </w:txbxContent>
                    </v:textbox>
                  </v:roundrect>
                  <v:roundrect id="矩形: 圆角 37" o:spid="_x0000_s1026" o:spt="2" style="position:absolute;left:13939;top:75669;height:1734;width:530;v-text-anchor:middle;" fillcolor="#4472C4 [3204]" filled="t" stroked="t" coordsize="21600,21600" arcsize="0.166666666666667" o:gfxdata="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HK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报告编辑</w:t>
                          </w:r>
                        </w:p>
                      </w:txbxContent>
                    </v:textbox>
                  </v:roundrect>
                  <v:roundrect id="矩形: 圆角 39" o:spid="_x0000_s1026" o:spt="2" style="position:absolute;left:12439;top:75685;height:1430;width:530;v-text-anchor:middle;" fillcolor="#4472C4 [3204]" filled="t" stroked="t" coordsize="21600,21600" arcsize="0.166666666666667" o:gfxdata="UEsDBAoAAAAAAIdO4kAAAAAAAAAAAAAAAAAEAAAAZHJzL1BLAwQUAAAACACHTuJAGGXq88AAAADb&#10;AAAADwAAAGRycy9kb3ducmV2LnhtbEWP3WrCQBSE74W+w3IK3tVNVGx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Zerz&#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H</w:t>
                          </w:r>
                          <w:r>
                            <w:t>RV</w:t>
                          </w:r>
                        </w:p>
                      </w:txbxContent>
                    </v:textbox>
                  </v:roundrect>
                  <v:roundrect id="矩形: 圆角 40" o:spid="_x0000_s1026" o:spt="2" style="position:absolute;left:14719;top:75663;height:1746;width:530;v-text-anchor:middle;" fillcolor="#4472C4 [3204]" filled="t" stroked="t" coordsize="21600,21600" arcsize="0.166666666666667" o:gfxdata="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KU9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生成报告</w:t>
                          </w:r>
                        </w:p>
                      </w:txbxContent>
                    </v:textbox>
                  </v:roundrect>
                  <v:group id="组合 57" o:spid="_x0000_s1026" o:spt="203" style="position:absolute;left:7142;top:71331;height:4332;width:7895;" coordorigin="0,-19454" coordsize="5013325,2750589"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roundrect id="矩形: 圆角 22" o:spid="_x0000_s1026" o:spt="2" style="position:absolute;left:1939085;top:-19454;height:342899;width:1099369;v-text-anchor:middle;" fillcolor="#4472C4 [3204]" filled="t" stroked="t" coordsize="21600,21600" arcsize="0.166666666666667" o:gfxdata="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o4Pa8AAAA&#10;2wAAAA8AAAAAAAAAAQAgAAAAIgAAAGRycy9kb3ducmV2LnhtbFBLAQIUABQAAAAIAIdO4kAzLwWe&#10;OwAAADkAAAAQAAAAAAAAAAEAIAAAAAsBAABkcnMvc2hhcGV4bWwueG1sUEsFBgAAAAAGAAYAWwEA&#10;ALUDAAAAAA==&#10;">
                      <v:fill on="t" focussize="0,0"/>
                      <v:stroke weight="1pt" color="#2F528F [3204]" miterlimit="8" joinstyle="miter"/>
                      <v:imagedata o:title=""/>
                      <o:lock v:ext="edit" aspectratio="f"/>
                      <v:textbox>
                        <w:txbxContent>
                          <w:p>
                            <w:pPr>
                              <w:jc w:val="center"/>
                            </w:pPr>
                            <w:r>
                              <w:rPr>
                                <w:rFonts w:hint="eastAsia"/>
                              </w:rPr>
                              <w:t>通用计算机机</w:t>
                            </w:r>
                          </w:p>
                        </w:txbxContent>
                      </v:textbox>
                    </v:roundrect>
                    <v:roundrect id="矩形: 圆角 23" o:spid="_x0000_s1026" o:spt="2" style="position:absolute;left:1638473;top:619699;height:389631;width:1714169;v-text-anchor:middle;" fillcolor="#4472C4 [3204]" filled="t" stroked="t" coordsize="21600,21600" arcsize="0.166666666666667" o:gfxdata="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EVt&#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24" o:spid="_x0000_s1026" o:spt="2" style="position:absolute;left:1971675;top:1344929;height:350521;width:1126490;v-text-anchor:middle;" fillcolor="#4472C4 [3204]" filled="t" stroked="t" coordsize="21600,21600" arcsize="0.166666666666667" o:gfxdata="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L37a/&#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软件用户登录</w:t>
                            </w:r>
                          </w:p>
                        </w:txbxContent>
                      </v:textbox>
                    </v:roundrect>
                    <v:shape id="箭头: 下 41" o:spid="_x0000_s1026" o:spt="67" type="#_x0000_t67" style="position:absolute;left:2466975;top:342900;height:299169;width:56832;v-text-anchor:middle;" fillcolor="#4472C4 [3204]" filled="t" stroked="t" coordsize="21600,21600" o:gfxdata="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25j74A&#10;AADbAAAADwAAAAAAAAABACAAAAAiAAAAZHJzL2Rvd25yZXYueG1sUEsBAhQAFAAAAAgAh07iQDMv&#10;BZ47AAAAOQAAABAAAAAAAAAAAQAgAAAADQEAAGRycy9zaGFwZXhtbC54bWxQSwUGAAAAAAYABgBb&#10;AQAAtwMAAAAA&#10;" adj="19549,5400">
                      <v:fill on="t" focussize="0,0"/>
                      <v:stroke weight="1pt" color="#2F528F [3204]" miterlimit="8" joinstyle="miter"/>
                      <v:imagedata o:title=""/>
                      <o:lock v:ext="edit" aspectratio="f"/>
                    </v:shape>
                    <v:shape id="箭头: 下 42" o:spid="_x0000_s1026" o:spt="67" type="#_x0000_t67" style="position:absolute;left:2476500;top:1047750;height:297180;width:52387;v-text-anchor:middle;" fillcolor="#4472C4 [3204]" filled="t" stroked="t" coordsize="21600,21600" o:gfxdata="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0a8a8AAAA&#10;2wAAAA8AAAAAAAAAAQAgAAAAIgAAAGRycy9kb3ducmV2LnhtbFBLAQIUABQAAAAIAIdO4kAzLwWe&#10;OwAAADkAAAAQAAAAAAAAAAEAIAAAAAsBAABkcnMvc2hhcGV4bWwueG1sUEsFBgAAAAAGAAYAWwEA&#10;ALUDAAAAAA==&#10;" adj="19697,5400">
                      <v:fill on="t" focussize="0,0"/>
                      <v:stroke weight="1pt" color="#2F528F [3204]" miterlimit="8" joinstyle="miter"/>
                      <v:imagedata o:title=""/>
                      <o:lock v:ext="edit" aspectratio="f"/>
                    </v:shape>
                    <v:line id="直接连接符 44" o:spid="_x0000_s1026" o:spt="20" style="position:absolute;left:9525;top:2513965;height:0;width:5003800;" filled="f" stroked="t" coordsize="21600,21600" o:gfxdata="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H756/&#10;AAAA2wAAAA8AAAAAAAAAAQAgAAAAIgAAAGRycy9kb3ducmV2LnhtbFBLAQIUABQAAAAIAIdO4kAz&#10;LwWeOwAAADkAAAAQAAAAAAAAAAEAIAAAAA4BAABkcnMvc2hhcGV4bWwueG1sUEsFBgAAAAAGAAYA&#10;WwEAALgDAAAAAA==&#10;">
                      <v:fill on="f" focussize="0,0"/>
                      <v:stroke weight="2.5pt" color="#4472C4 [3204]" miterlimit="8" joinstyle="miter"/>
                      <v:imagedata o:title=""/>
                      <o:lock v:ext="edit" aspectratio="f"/>
                    </v:line>
                    <v:shape id="箭头: 下 51" o:spid="_x0000_s1026" o:spt="67" type="#_x0000_t67" style="position:absolute;left:2981325;top:2513965;height:198120;width:45720;v-text-anchor:middle;" fillcolor="#4472C4 [3204]" filled="t" stroked="t" coordsize="21600,21600" o:gfxdata="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iZ7G/&#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52" o:spid="_x0000_s1026" o:spt="67" type="#_x0000_t67" style="position:absolute;left:3524250;top:2533015;height:198120;width:45720;v-text-anchor:middle;" fillcolor="#4472C4 [3204]" filled="t" stroked="t" coordsize="21600,21600" o:gfxdata="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FWW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3" o:spid="_x0000_s1026" o:spt="67" type="#_x0000_t67" style="position:absolute;left:3981450;top:2523490;height:198120;width:45720;v-text-anchor:middle;" fillcolor="#4472C4 [3204]" filled="t" stroked="t" coordsize="21600,21600" o:gfxdata="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82MuLsAAADb&#10;AAAADwAAAAAAAAABACAAAAAiAAAAZHJzL2Rvd25yZXYueG1sUEsBAhQAFAAAAAgAh07iQDMvBZ47&#10;AAAAOQAAABAAAAAAAAAAAQAgAAAACgEAAGRycy9zaGFwZXhtbC54bWxQSwUGAAAAAAYABgBbAQAA&#10;tAMAAAAA&#10;" adj="19108,5400">
                      <v:fill on="t" focussize="0,0"/>
                      <v:stroke weight="1pt" color="#2F528F [3204]" miterlimit="8" joinstyle="miter"/>
                      <v:imagedata o:title=""/>
                      <o:lock v:ext="edit" aspectratio="f"/>
                    </v:shape>
                    <v:shape id="箭头: 下 54" o:spid="_x0000_s1026" o:spt="67" type="#_x0000_t67" style="position:absolute;left:4438650;top:2523490;height:198120;width:45720;v-text-anchor:middle;" fillcolor="#4472C4 [3204]" filled="t" stroked="t" coordsize="21600,21600" o:gfxdata="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EpI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56" o:spid="_x0000_s1026" o:spt="67" type="#_x0000_t67" style="position:absolute;left:4962525;top:2513965;height:198120;width:45720;v-text-anchor:middle;" fillcolor="#4472C4 [3204]" filled="t" stroked="t" coordsize="21600,21600" o:gfxdata="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Tt1S/&#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shape id="箭头: 下 45" o:spid="_x0000_s1026" o:spt="67" type="#_x0000_t67" style="position:absolute;left:2486025;top:2400300;height:297180;width:45720;v-text-anchor:middle;" fillcolor="#4472C4 [3204]" filled="t" stroked="t" coordsize="21600,21600" o:gfxdata="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LlG3vQAA&#10;ANsAAAAPAAAAAAAAAAEAIAAAACIAAABkcnMvZG93bnJldi54bWxQSwECFAAUAAAACACHTuJAMy8F&#10;njsAAAA5AAAAEAAAAAAAAAABACAAAAAMAQAAZHJzL3NoYXBleG1sLnhtbFBLBQYAAAAABgAGAFsB&#10;AAC2AwAAAAA=&#10;" adj="19939,5400">
                      <v:fill on="t" focussize="0,0"/>
                      <v:stroke weight="1pt" color="#2F528F [3204]" miterlimit="8" joinstyle="miter"/>
                      <v:imagedata o:title=""/>
                      <o:lock v:ext="edit" aspectratio="f"/>
                    </v:shape>
                    <v:shape id="箭头: 下 46" o:spid="_x0000_s1026" o:spt="67" type="#_x0000_t67" style="position:absolute;left:0;top:2505075;height:198120;width:45720;v-text-anchor:middle;" fillcolor="#4472C4 [3204]" filled="t" stroked="t" coordsize="21600,21600" o:gfxdata="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7ovI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7" o:spid="_x0000_s1026" o:spt="67" type="#_x0000_t67" style="position:absolute;left:504825;top:2505075;height:198120;width:45720;v-text-anchor:middle;" fillcolor="#4472C4 [3204]" filled="t" stroked="t" coordsize="21600,21600" o:gfxdata="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ixV7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8" o:spid="_x0000_s1026" o:spt="67" type="#_x0000_t67" style="position:absolute;left:942975;top:2514600;height:198120;width:45720;v-text-anchor:middle;" fillcolor="#4472C4 [3204]" filled="t" stroked="t" coordsize="21600,21600" o:gfxdata="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QUzL4A&#10;AADbAAAADwAAAAAAAAABACAAAAAiAAAAZHJzL2Rvd25yZXYueG1sUEsBAhQAFAAAAAgAh07iQDMv&#10;BZ47AAAAOQAAABAAAAAAAAAAAQAgAAAADQEAAGRycy9zaGFwZXhtbC54bWxQSwUGAAAAAAYABgBb&#10;AQAAtwMAAAAA&#10;" adj="19108,5400">
                      <v:fill on="t" focussize="0,0"/>
                      <v:stroke weight="1pt" color="#2F528F [3204]" miterlimit="8" joinstyle="miter"/>
                      <v:imagedata o:title=""/>
                      <o:lock v:ext="edit" aspectratio="f"/>
                    </v:shape>
                    <v:shape id="箭头: 下 49" o:spid="_x0000_s1026" o:spt="67" type="#_x0000_t67" style="position:absolute;left:1466850;top:2514600;height:198120;width:45085;v-text-anchor:middle;" fillcolor="#4472C4 [3204]" filled="t" stroked="t" coordsize="21600,21600" o:gfxdata="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AGBdLsAAADb&#10;AAAADwAAAAAAAAABACAAAAAiAAAAZHJzL2Rvd25yZXYueG1sUEsBAhQAFAAAAAgAh07iQDMvBZ47&#10;AAAAOQAAABAAAAAAAAAAAQAgAAAACgEAAGRycy9zaGFwZXhtbC54bWxQSwUGAAAAAAYABgBbAQAA&#10;tAMAAAAA&#10;" adj="19143,5400">
                      <v:fill on="t" focussize="0,0"/>
                      <v:stroke weight="1pt" color="#2F528F [3204]" miterlimit="8" joinstyle="miter"/>
                      <v:imagedata o:title=""/>
                      <o:lock v:ext="edit" aspectratio="f"/>
                    </v:shape>
                    <v:shape id="箭头: 下 50" o:spid="_x0000_s1026" o:spt="67" type="#_x0000_t67" style="position:absolute;left:2009775;top:2514600;height:198120;width:45720;v-text-anchor:middle;" fillcolor="#4472C4 [3204]" filled="t" stroked="t" coordsize="21600,21600" o:gfxdata="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b3JSW/&#10;AAAA2wAAAA8AAAAAAAAAAQAgAAAAIgAAAGRycy9kb3ducmV2LnhtbFBLAQIUABQAAAAIAIdO4kAz&#10;LwWeOwAAADkAAAAQAAAAAAAAAAEAIAAAAA4BAABkcnMvc2hhcGV4bWwueG1sUEsFBgAAAAAGAAYA&#10;WwEAALgDAAAAAA==&#10;" adj="19108,5400">
                      <v:fill on="t" focussize="0,0"/>
                      <v:stroke weight="1pt" color="#2F528F [3204]" miterlimit="8" joinstyle="miter"/>
                      <v:imagedata o:title=""/>
                      <o:lock v:ext="edit" aspectratio="f"/>
                    </v:shape>
                  </v:group>
                  <v:roundrect id="矩形: 圆角 25" o:spid="_x0000_s1026" o:spt="2" style="position:absolute;left:6962;top:75693;height:1641;width:530;v-text-anchor:middle;" fillcolor="#4472C4 [3204]" filled="t" stroked="t" coordsize="21600,21600" arcsize="0.166666666666667" o:gfxdata="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J+NvQAA&#10;ANsAAAAPAAAAAAAAAAEAIAAAACIAAABkcnMvZG93bnJldi54bWxQSwECFAAUAAAACACHTuJAMy8F&#10;njsAAAA5AAAAEAAAAAAAAAABACAAAAAMAQAAZHJzL3NoYXBleG1sLnhtbFBLBQYAAAAABgAGAFsB&#10;AAC2AwAAAAA=&#10;">
                    <v:fill on="t" focussize="0,0"/>
                    <v:stroke weight="1pt" color="#2F528F [3204]" miterlimit="8" joinstyle="miter"/>
                    <v:imagedata o:title=""/>
                    <o:lock v:ext="edit" aspectratio="f"/>
                    <v:textbox>
                      <w:txbxContent>
                        <w:p>
                          <w:r>
                            <w:rPr>
                              <w:rFonts w:hint="eastAsia"/>
                            </w:rPr>
                            <w:t>患者信息</w:t>
                          </w:r>
                        </w:p>
                      </w:txbxContent>
                    </v:textbox>
                  </v:roundrect>
                  <v:roundrect id="矩形: 圆角 26" o:spid="_x0000_s1026" o:spt="2" style="position:absolute;left:7692;top:75674;height:1653;width:530;v-text-anchor:middle;" fillcolor="#4472C4 [3204]" filled="t" stroked="t" coordsize="21600,21600" arcsize="0.166666666666667" o:gfxdata="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FDoW&#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编辑模板</w:t>
                          </w:r>
                        </w:p>
                      </w:txbxContent>
                    </v:textbox>
                  </v:roundrect>
                  <v:roundrect id="矩形: 圆角 28" o:spid="_x0000_s1026" o:spt="2" style="position:absolute;left:8403;top:75677;height:1641;width:530;v-text-anchor:middle;" fillcolor="#4472C4 [3204]" filled="t" stroked="t" coordsize="21600,21600" arcsize="0.166666666666667" o:gfxdata="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qRh&#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事件统计</w:t>
                          </w:r>
                        </w:p>
                      </w:txbxContent>
                    </v:textbox>
                  </v:roundrect>
                  <v:roundrect id="矩形: 圆角 29" o:spid="_x0000_s1026" o:spt="2" style="position:absolute;left:9228;top:75690;height:2041;width:530;v-text-anchor:middle;" fillcolor="#4472C4 [3204]" filled="t" stroked="t" coordsize="21600,21600" arcsize="0.166666666666667" o:gfxdata="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gH6&#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片段图编辑</w:t>
                          </w:r>
                        </w:p>
                      </w:txbxContent>
                    </v:textbox>
                  </v:roundrect>
                  <v:roundrect id="矩形: 圆角 31" o:spid="_x0000_s1026" o:spt="2" style="position:absolute;left:10052;top:75673;height:1430;width:530;v-text-anchor:middle;" fillcolor="#4472C4 [3204]" filled="t" stroked="t" coordsize="21600,21600" arcsize="0.166666666666667" o:gfxdata="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Y5mO&#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页扫描</w:t>
                          </w:r>
                        </w:p>
                      </w:txbxContent>
                    </v:textbox>
                  </v:roundrect>
                  <v:roundrect id="矩形: 圆角 33" o:spid="_x0000_s1026" o:spt="2" style="position:absolute;left:10840;top:75661;height:1430;width:530;v-text-anchor:middle;" fillcolor="#4472C4 [3204]" filled="t" stroked="t" coordsize="21600,21600" arcsize="0.166666666666667" o:gfxdata="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Ji&#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房颤</w:t>
                          </w:r>
                        </w:p>
                      </w:txbxContent>
                    </v:textbox>
                  </v:roundrect>
                </v:group>
                <v:roundrect id="矩形: 圆角 24" o:spid="_x0000_s1026" o:spt="2" style="position:absolute;left:10187;top:74470;height:591;width:1774;v-text-anchor:middle;" fillcolor="#4472C4 [3204]" filled="t" stroked="t" coordsize="21600,21600" arcsize="0.166666666666667" o:gfxdata="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xB/m/&#10;AAAA2w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记录列表界面</w:t>
                        </w:r>
                      </w:p>
                    </w:txbxContent>
                  </v:textbox>
                </v:roundrect>
                <v:shape id="箭头: 下 41" o:spid="_x0000_s1026" o:spt="67" type="#_x0000_t67" style="position:absolute;left:11049;top:74038;height:471;width:89;v-text-anchor:middle;" fillcolor="#4472C4 [3204]" filled="t" stroked="t" coordsize="21600,21600" o:gfxdata="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7E/ougAAANsA&#10;AAAPAAAAAAAAAAEAIAAAACIAAABkcnMvZG93bnJldi54bWxQSwECFAAUAAAACACHTuJAMy8FnjsA&#10;AAA5AAAAEAAAAAAAAAABACAAAAAJAQAAZHJzL3NoYXBleG1sLnhtbFBLBQYAAAAABgAGAFsBAACz&#10;AwAAAAA=&#10;" adj="19560,5400">
                  <v:fill on="t" focussize="0,0"/>
                  <v:stroke weight="1pt" color="#2F528F [3204]" miterlimit="8" joinstyle="miter"/>
                  <v:imagedata o:title=""/>
                  <o:lock v:ext="edit" aspectratio="f"/>
                </v:shape>
                <w10:wrap type="none"/>
                <w10:anchorlock/>
              </v:group>
            </w:pict>
          </mc:Fallback>
        </mc:AlternateContent>
      </w:r>
    </w:p>
    <w:p>
      <w:pPr>
        <w:spacing w:line="460" w:lineRule="exact"/>
        <w:ind w:firstLine="480" w:firstLineChars="200"/>
        <w:rPr>
          <w:kern w:val="0"/>
          <w:sz w:val="24"/>
        </w:rPr>
      </w:pPr>
      <w:r>
        <w:rPr>
          <w:kern w:val="0"/>
          <w:sz w:val="24"/>
        </w:rPr>
        <w:drawing>
          <wp:anchor distT="0" distB="0" distL="114300" distR="114300" simplePos="0" relativeHeight="251666432" behindDoc="0" locked="0" layoutInCell="1" allowOverlap="1">
            <wp:simplePos x="0" y="0"/>
            <wp:positionH relativeFrom="column">
              <wp:posOffset>371475</wp:posOffset>
            </wp:positionH>
            <wp:positionV relativeFrom="paragraph">
              <wp:posOffset>676275</wp:posOffset>
            </wp:positionV>
            <wp:extent cx="4838700" cy="3810635"/>
            <wp:effectExtent l="0" t="0" r="0" b="0"/>
            <wp:wrapTopAndBottom/>
            <wp:docPr id="2" name="图片 2" descr="C:\Users\1\Desktop\123\0602\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1\Desktop\123\0602\1.png1"/>
                    <pic:cNvPicPr>
                      <a:picLocks noChangeAspect="1"/>
                    </pic:cNvPicPr>
                  </pic:nvPicPr>
                  <pic:blipFill>
                    <a:blip r:embed="rId9"/>
                    <a:srcRect/>
                    <a:stretch>
                      <a:fillRect/>
                    </a:stretch>
                  </pic:blipFill>
                  <pic:spPr>
                    <a:xfrm>
                      <a:off x="0" y="0"/>
                      <a:ext cx="4838700" cy="3810635"/>
                    </a:xfrm>
                    <a:prstGeom prst="rect">
                      <a:avLst/>
                    </a:prstGeom>
                  </pic:spPr>
                </pic:pic>
              </a:graphicData>
            </a:graphic>
          </wp:anchor>
        </w:drawing>
      </w:r>
      <w:r>
        <w:rPr>
          <w:kern w:val="0"/>
          <w:sz w:val="24"/>
          <w:rPrChange w:id="273" w:author="小多" w:date="2020-09-16T20:46:04Z">
            <w:rPr/>
          </w:rPrChange>
        </w:rPr>
        <w:t>（1）</w:t>
      </w:r>
      <w:r>
        <w:rPr>
          <w:kern w:val="0"/>
          <w:sz w:val="24"/>
        </w:rPr>
        <w:t>双击电脑桌面上的“ECG Analyst”图标或使用程序菜单。使用账号密码进行登录。</w:t>
      </w:r>
    </w:p>
    <w:p>
      <w:pPr>
        <w:spacing w:line="460" w:lineRule="exact"/>
      </w:pPr>
    </w:p>
    <w:p>
      <w:pPr>
        <w:spacing w:line="460" w:lineRule="exact"/>
      </w:pPr>
    </w:p>
    <w:p>
      <w:pPr>
        <w:spacing w:line="460" w:lineRule="exact"/>
        <w:ind w:firstLine="480" w:firstLineChars="200"/>
        <w:rPr>
          <w:kern w:val="0"/>
          <w:sz w:val="24"/>
        </w:rPr>
        <w:pPrChange w:id="274" w:author="小多" w:date="2020-09-16T20:46:41Z">
          <w:pPr>
            <w:spacing w:line="460" w:lineRule="exact"/>
          </w:pPr>
        </w:pPrChange>
      </w:pPr>
      <w:r>
        <w:rPr>
          <w:kern w:val="0"/>
          <w:sz w:val="24"/>
        </w:rPr>
        <w:drawing>
          <wp:anchor distT="0" distB="0" distL="114300" distR="114300" simplePos="0" relativeHeight="251668480" behindDoc="0" locked="0" layoutInCell="1" allowOverlap="1">
            <wp:simplePos x="0" y="0"/>
            <wp:positionH relativeFrom="margin">
              <wp:align>center</wp:align>
            </wp:positionH>
            <wp:positionV relativeFrom="paragraph">
              <wp:posOffset>1079500</wp:posOffset>
            </wp:positionV>
            <wp:extent cx="5071745" cy="2749550"/>
            <wp:effectExtent l="0" t="0" r="0" b="0"/>
            <wp:wrapTopAndBottom/>
            <wp:docPr id="3" name="图片 3" descr="D:\work\HolterSystem\文档\注册\送检\最新文件\图片\脱敏文件\001、首界面-已脱敏.PNG001、首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work\HolterSystem\文档\注册\送检\最新文件\图片\脱敏文件\001、首界面-已脱敏.PNG001、首界面-已脱敏"/>
                    <pic:cNvPicPr>
                      <a:picLocks noChangeAspect="1"/>
                    </pic:cNvPicPr>
                  </pic:nvPicPr>
                  <pic:blipFill>
                    <a:blip r:embed="rId10"/>
                    <a:srcRect/>
                    <a:stretch>
                      <a:fillRect/>
                    </a:stretch>
                  </pic:blipFill>
                  <pic:spPr>
                    <a:xfrm>
                      <a:off x="0" y="0"/>
                      <a:ext cx="5071745" cy="2749550"/>
                    </a:xfrm>
                    <a:prstGeom prst="rect">
                      <a:avLst/>
                    </a:prstGeom>
                  </pic:spPr>
                </pic:pic>
              </a:graphicData>
            </a:graphic>
          </wp:anchor>
        </w:drawing>
      </w:r>
      <w:r>
        <w:rPr>
          <w:kern w:val="0"/>
          <w:sz w:val="24"/>
          <w:rPrChange w:id="275" w:author="小多" w:date="2020-09-16T20:46:47Z">
            <w:rPr/>
          </w:rPrChange>
        </w:rPr>
        <w:t>（2）</w:t>
      </w:r>
      <w:r>
        <w:rPr>
          <w:kern w:val="0"/>
          <w:sz w:val="24"/>
        </w:rPr>
        <w:t>登录软件后进入记录列表界面。记录列表界面，点击“点击下载”将数据下载到本地；双击用户行，如果数据未分析，提示进行数据分析，如果已分析，则进入编辑模板界面。</w:t>
      </w:r>
    </w:p>
    <w:p>
      <w:pPr>
        <w:spacing w:line="460" w:lineRule="exact"/>
        <w:rPr>
          <w:kern w:val="0"/>
          <w:sz w:val="24"/>
        </w:rPr>
      </w:pPr>
      <w:r>
        <w:rPr>
          <w:kern w:val="0"/>
          <w:sz w:val="24"/>
        </w:rPr>
        <w:drawing>
          <wp:anchor distT="0" distB="0" distL="114300" distR="114300" simplePos="0" relativeHeight="251672576" behindDoc="0" locked="0" layoutInCell="1" allowOverlap="1">
            <wp:simplePos x="0" y="0"/>
            <wp:positionH relativeFrom="margin">
              <wp:posOffset>399415</wp:posOffset>
            </wp:positionH>
            <wp:positionV relativeFrom="paragraph">
              <wp:posOffset>3274695</wp:posOffset>
            </wp:positionV>
            <wp:extent cx="5071745" cy="2747010"/>
            <wp:effectExtent l="0" t="0" r="0" b="0"/>
            <wp:wrapTopAndBottom/>
            <wp:docPr id="64" name="图片 64" descr="D:\work\HolterSystem\文档\注册\送检\最新文件\图片\脱敏文件\002、下载数据界面-已脱敏.PNG002、下载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D:\work\HolterSystem\文档\注册\送检\最新文件\图片\脱敏文件\002、下载数据界面-已脱敏.PNG002、下载数据界面-已脱敏"/>
                    <pic:cNvPicPr>
                      <a:picLocks noChangeAspect="1"/>
                    </pic:cNvPicPr>
                  </pic:nvPicPr>
                  <pic:blipFill>
                    <a:blip r:embed="rId11"/>
                    <a:srcRect/>
                    <a:stretch>
                      <a:fillRect/>
                    </a:stretch>
                  </pic:blipFill>
                  <pic:spPr>
                    <a:xfrm>
                      <a:off x="0" y="0"/>
                      <a:ext cx="5071745" cy="2747010"/>
                    </a:xfrm>
                    <a:prstGeom prst="rect">
                      <a:avLst/>
                    </a:prstGeom>
                  </pic:spPr>
                </pic:pic>
              </a:graphicData>
            </a:graphic>
          </wp:anchor>
        </w:drawing>
      </w:r>
    </w:p>
    <w:p>
      <w:pPr>
        <w:spacing w:line="460" w:lineRule="exact"/>
        <w:rPr>
          <w:kern w:val="0"/>
          <w:sz w:val="24"/>
        </w:rPr>
      </w:pPr>
    </w:p>
    <w:p>
      <w:pPr>
        <w:spacing w:line="460" w:lineRule="exact"/>
        <w:rPr>
          <w:kern w:val="0"/>
          <w:sz w:val="24"/>
        </w:rPr>
      </w:pPr>
      <w:r>
        <w:rPr>
          <w:kern w:val="0"/>
          <w:sz w:val="24"/>
        </w:rPr>
        <w:drawing>
          <wp:anchor distT="0" distB="0" distL="114300" distR="114300" simplePos="0" relativeHeight="251674624" behindDoc="0" locked="0" layoutInCell="1" allowOverlap="1">
            <wp:simplePos x="0" y="0"/>
            <wp:positionH relativeFrom="margin">
              <wp:align>center</wp:align>
            </wp:positionH>
            <wp:positionV relativeFrom="paragraph">
              <wp:posOffset>390525</wp:posOffset>
            </wp:positionV>
            <wp:extent cx="5080000" cy="2751455"/>
            <wp:effectExtent l="0" t="0" r="6350" b="0"/>
            <wp:wrapTopAndBottom/>
            <wp:docPr id="66" name="图片 66" descr="D:\work\HolterSystem\文档\注册\送检\最新文件\图片\脱敏文件\003、分析数据界面-已脱敏.PNG003、分析数据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work\HolterSystem\文档\注册\送检\最新文件\图片\脱敏文件\003、分析数据界面-已脱敏.PNG003、分析数据界面-已脱敏"/>
                    <pic:cNvPicPr>
                      <a:picLocks noChangeAspect="1"/>
                    </pic:cNvPicPr>
                  </pic:nvPicPr>
                  <pic:blipFill>
                    <a:blip r:embed="rId12"/>
                    <a:srcRect/>
                    <a:stretch>
                      <a:fillRect/>
                    </a:stretch>
                  </pic:blipFill>
                  <pic:spPr>
                    <a:xfrm>
                      <a:off x="0" y="0"/>
                      <a:ext cx="5080000" cy="2751455"/>
                    </a:xfrm>
                    <a:prstGeom prst="rect">
                      <a:avLst/>
                    </a:prstGeom>
                  </pic:spPr>
                </pic:pic>
              </a:graphicData>
            </a:graphic>
          </wp:anchor>
        </w:drawing>
      </w:r>
    </w:p>
    <w:p>
      <w:pPr>
        <w:pStyle w:val="53"/>
      </w:pPr>
    </w:p>
    <w:p>
      <w:pPr>
        <w:pStyle w:val="53"/>
      </w:pPr>
      <w:r>
        <w:t>（3）编辑模板：在模板分析界面，根据心搏类型，将心搏分成不同的模板，方便用户进行快速的心搏类型编辑；点击“散点图”可通过散点图进行心搏的快速编辑。</w:t>
      </w:r>
    </w:p>
    <w:p>
      <w:pPr>
        <w:pStyle w:val="53"/>
      </w:pPr>
      <w:r>
        <w:rPr>
          <w:kern w:val="0"/>
        </w:rPr>
        <w:drawing>
          <wp:anchor distT="0" distB="0" distL="114300" distR="114300" simplePos="0" relativeHeight="251676672" behindDoc="0" locked="0" layoutInCell="1" allowOverlap="1">
            <wp:simplePos x="0" y="0"/>
            <wp:positionH relativeFrom="margin">
              <wp:align>center</wp:align>
            </wp:positionH>
            <wp:positionV relativeFrom="paragraph">
              <wp:posOffset>224155</wp:posOffset>
            </wp:positionV>
            <wp:extent cx="5083175" cy="2755900"/>
            <wp:effectExtent l="0" t="0" r="3175" b="6350"/>
            <wp:wrapTopAndBottom/>
            <wp:docPr id="63" name="图片 63" descr="D:\work\HolterSystem\文档\注册\送检\最新文件\图片\脱敏文件\004、编辑模板界面-已脱敏.PNG004、编辑模板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work\HolterSystem\文档\注册\送检\最新文件\图片\脱敏文件\004、编辑模板界面-已脱敏.PNG004、编辑模板界面-已脱敏"/>
                    <pic:cNvPicPr>
                      <a:picLocks noChangeAspect="1"/>
                    </pic:cNvPicPr>
                  </pic:nvPicPr>
                  <pic:blipFill>
                    <a:blip r:embed="rId13"/>
                    <a:srcRect/>
                    <a:stretch>
                      <a:fillRect/>
                    </a:stretch>
                  </pic:blipFill>
                  <pic:spPr>
                    <a:xfrm>
                      <a:off x="0" y="0"/>
                      <a:ext cx="5083175" cy="2755900"/>
                    </a:xfrm>
                    <a:prstGeom prst="rect">
                      <a:avLst/>
                    </a:prstGeom>
                  </pic:spPr>
                </pic:pic>
              </a:graphicData>
            </a:graphic>
          </wp:anchor>
        </w:drawing>
      </w:r>
    </w:p>
    <w:p>
      <w:pPr>
        <w:pStyle w:val="53"/>
      </w:pPr>
    </w:p>
    <w:p>
      <w:pPr>
        <w:pStyle w:val="53"/>
      </w:pPr>
    </w:p>
    <w:p>
      <w:pPr>
        <w:pStyle w:val="53"/>
      </w:pPr>
    </w:p>
    <w:p>
      <w:pPr>
        <w:pStyle w:val="53"/>
      </w:pPr>
    </w:p>
    <w:p>
      <w:pPr>
        <w:pStyle w:val="53"/>
      </w:pPr>
    </w:p>
    <w:p>
      <w:pPr>
        <w:pStyle w:val="53"/>
        <w:rPr>
          <w:del w:id="276" w:author="小多" w:date="2020-09-16T20:47:27Z"/>
        </w:rPr>
      </w:pPr>
      <w:r>
        <w:rPr>
          <w:kern w:val="0"/>
        </w:rPr>
        <w:drawing>
          <wp:anchor distT="0" distB="0" distL="114300" distR="114300" simplePos="0" relativeHeight="251678720" behindDoc="0" locked="0" layoutInCell="1" allowOverlap="1">
            <wp:simplePos x="0" y="0"/>
            <wp:positionH relativeFrom="margin">
              <wp:posOffset>295275</wp:posOffset>
            </wp:positionH>
            <wp:positionV relativeFrom="paragraph">
              <wp:posOffset>289560</wp:posOffset>
            </wp:positionV>
            <wp:extent cx="5097145" cy="2760345"/>
            <wp:effectExtent l="0" t="0" r="8255" b="1905"/>
            <wp:wrapTopAndBottom/>
            <wp:docPr id="13" name="图片 13" descr="D:\work\HolterSystem\文档\注册\送检\最新文件\图片\脱敏文件\005、心搏编辑窗-已脱敏.PNG005、心搏编辑窗-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work\HolterSystem\文档\注册\送检\最新文件\图片\脱敏文件\005、心搏编辑窗-已脱敏.PNG005、心搏编辑窗-已脱敏"/>
                    <pic:cNvPicPr>
                      <a:picLocks noChangeAspect="1"/>
                    </pic:cNvPicPr>
                  </pic:nvPicPr>
                  <pic:blipFill>
                    <a:blip r:embed="rId14"/>
                    <a:srcRect/>
                    <a:stretch>
                      <a:fillRect/>
                    </a:stretch>
                  </pic:blipFill>
                  <pic:spPr>
                    <a:xfrm>
                      <a:off x="0" y="0"/>
                      <a:ext cx="5097145" cy="2760345"/>
                    </a:xfrm>
                    <a:prstGeom prst="rect">
                      <a:avLst/>
                    </a:prstGeom>
                  </pic:spPr>
                </pic:pic>
              </a:graphicData>
            </a:graphic>
          </wp:anchor>
        </w:drawing>
      </w:r>
    </w:p>
    <w:p>
      <w:pPr>
        <w:pStyle w:val="53"/>
      </w:pPr>
      <w:r>
        <w:drawing>
          <wp:anchor distT="0" distB="0" distL="114935" distR="114935" simplePos="0" relativeHeight="251680768" behindDoc="1" locked="0" layoutInCell="1" allowOverlap="1">
            <wp:simplePos x="0" y="0"/>
            <wp:positionH relativeFrom="margin">
              <wp:posOffset>311150</wp:posOffset>
            </wp:positionH>
            <wp:positionV relativeFrom="paragraph">
              <wp:posOffset>3179445</wp:posOffset>
            </wp:positionV>
            <wp:extent cx="5081270" cy="2757170"/>
            <wp:effectExtent l="0" t="0" r="5080" b="5080"/>
            <wp:wrapTopAndBottom/>
            <wp:docPr id="61" name="图片 61" descr="D:\work\HolterSystem\文档\注册\送检\最新文件\图片\脱敏文件\006、散点图-已脱敏.PNG006、散点图-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work\HolterSystem\文档\注册\送检\最新文件\图片\脱敏文件\006、散点图-已脱敏.PNG006、散点图-已脱敏"/>
                    <pic:cNvPicPr>
                      <a:picLocks noChangeAspect="1"/>
                    </pic:cNvPicPr>
                  </pic:nvPicPr>
                  <pic:blipFill>
                    <a:blip r:embed="rId15"/>
                    <a:srcRect/>
                    <a:stretch>
                      <a:fillRect/>
                    </a:stretch>
                  </pic:blipFill>
                  <pic:spPr>
                    <a:xfrm>
                      <a:off x="0" y="0"/>
                      <a:ext cx="5081270" cy="2757170"/>
                    </a:xfrm>
                    <a:prstGeom prst="rect">
                      <a:avLst/>
                    </a:prstGeom>
                  </pic:spPr>
                </pic:pic>
              </a:graphicData>
            </a:graphic>
          </wp:anchor>
        </w:drawing>
      </w:r>
    </w:p>
    <w:p>
      <w:pPr>
        <w:pStyle w:val="53"/>
        <w:rPr>
          <w:del w:id="277" w:author="小多" w:date="2020-09-16T20:48:18Z"/>
        </w:rPr>
      </w:pPr>
    </w:p>
    <w:p>
      <w:pPr>
        <w:pStyle w:val="53"/>
        <w:rPr>
          <w:del w:id="278" w:author="小多" w:date="2020-09-16T20:48:18Z"/>
        </w:rPr>
      </w:pPr>
    </w:p>
    <w:p>
      <w:pPr>
        <w:pStyle w:val="53"/>
        <w:rPr>
          <w:del w:id="279" w:author="小多" w:date="2020-09-16T20:48:18Z"/>
        </w:rPr>
      </w:pPr>
    </w:p>
    <w:p>
      <w:pPr>
        <w:pStyle w:val="53"/>
      </w:pPr>
      <w:r>
        <w:t>（4）患者信息界面，在患者信息界面，可以查看患者的基本信息，同时可以设置分析参数和重新分析数据。</w:t>
      </w:r>
    </w:p>
    <w:p>
      <w:pPr>
        <w:pStyle w:val="53"/>
      </w:pPr>
    </w:p>
    <w:p>
      <w:pPr>
        <w:pStyle w:val="53"/>
      </w:pPr>
      <w:r>
        <w:rPr>
          <w:kern w:val="0"/>
        </w:rPr>
        <w:drawing>
          <wp:anchor distT="0" distB="0" distL="114300" distR="114300" simplePos="0" relativeHeight="251682816" behindDoc="0" locked="0" layoutInCell="1" allowOverlap="1">
            <wp:simplePos x="0" y="0"/>
            <wp:positionH relativeFrom="column">
              <wp:posOffset>314325</wp:posOffset>
            </wp:positionH>
            <wp:positionV relativeFrom="paragraph">
              <wp:posOffset>276225</wp:posOffset>
            </wp:positionV>
            <wp:extent cx="5075555" cy="2752090"/>
            <wp:effectExtent l="0" t="0" r="0" b="0"/>
            <wp:wrapTopAndBottom/>
            <wp:docPr id="55" name="图片 55" descr="D:\work\HolterSystem\文档\注册\送检\最新文件\图片\脱敏文件\007、患者信息-已脱敏.PNG007、患者信息-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work\HolterSystem\文档\注册\送检\最新文件\图片\脱敏文件\007、患者信息-已脱敏.PNG007、患者信息-已脱敏"/>
                    <pic:cNvPicPr>
                      <a:picLocks noChangeAspect="1"/>
                    </pic:cNvPicPr>
                  </pic:nvPicPr>
                  <pic:blipFill>
                    <a:blip r:embed="rId16"/>
                    <a:srcRect/>
                    <a:stretch>
                      <a:fillRect/>
                    </a:stretch>
                  </pic:blipFill>
                  <pic:spPr>
                    <a:xfrm>
                      <a:off x="0" y="0"/>
                      <a:ext cx="5075555" cy="2752090"/>
                    </a:xfrm>
                    <a:prstGeom prst="rect">
                      <a:avLst/>
                    </a:prstGeom>
                  </pic:spPr>
                </pic:pic>
              </a:graphicData>
            </a:graphic>
          </wp:anchor>
        </w:drawing>
      </w:r>
    </w:p>
    <w:p>
      <w:pPr>
        <w:pStyle w:val="53"/>
      </w:pPr>
    </w:p>
    <w:p>
      <w:pPr>
        <w:pStyle w:val="53"/>
      </w:pPr>
      <w:r>
        <w:rPr>
          <w:kern w:val="0"/>
        </w:rPr>
        <w:drawing>
          <wp:anchor distT="0" distB="0" distL="114300" distR="114300" simplePos="0" relativeHeight="251684864" behindDoc="0" locked="0" layoutInCell="1" allowOverlap="1">
            <wp:simplePos x="0" y="0"/>
            <wp:positionH relativeFrom="margin">
              <wp:align>center</wp:align>
            </wp:positionH>
            <wp:positionV relativeFrom="paragraph">
              <wp:posOffset>827405</wp:posOffset>
            </wp:positionV>
            <wp:extent cx="5081270" cy="2757170"/>
            <wp:effectExtent l="0" t="0" r="5080" b="5080"/>
            <wp:wrapTopAndBottom/>
            <wp:docPr id="43" name="图片 43" descr="D:\work\HolterSystem\文档\注册\送检\最新文件\图片\脱敏文件\008、事件统计-已脱敏.PNG008、事件统计-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work\HolterSystem\文档\注册\送检\最新文件\图片\脱敏文件\008、事件统计-已脱敏.PNG008、事件统计-已脱敏"/>
                    <pic:cNvPicPr>
                      <a:picLocks noChangeAspect="1"/>
                    </pic:cNvPicPr>
                  </pic:nvPicPr>
                  <pic:blipFill>
                    <a:blip r:embed="rId17"/>
                    <a:srcRect/>
                    <a:stretch>
                      <a:fillRect/>
                    </a:stretch>
                  </pic:blipFill>
                  <pic:spPr>
                    <a:xfrm>
                      <a:off x="0" y="0"/>
                      <a:ext cx="5081270" cy="2757170"/>
                    </a:xfrm>
                    <a:prstGeom prst="rect">
                      <a:avLst/>
                    </a:prstGeom>
                  </pic:spPr>
                </pic:pic>
              </a:graphicData>
            </a:graphic>
          </wp:anchor>
        </w:drawing>
      </w:r>
      <w:r>
        <w:t>（5）事件统计界面，显示多种事件类型，点击事件类型，显示事件的波形，快速定位事件，方便医生快速浏览和修改事件。</w:t>
      </w:r>
    </w:p>
    <w:p>
      <w:pPr>
        <w:pStyle w:val="53"/>
      </w:pPr>
    </w:p>
    <w:p>
      <w:pPr>
        <w:pStyle w:val="53"/>
      </w:pPr>
    </w:p>
    <w:p>
      <w:pPr>
        <w:pStyle w:val="53"/>
      </w:pPr>
      <w:r>
        <w:t>（6）片段图界面，显示自动生成和医生保存的心电片段图。</w:t>
      </w:r>
    </w:p>
    <w:p>
      <w:pPr>
        <w:pStyle w:val="53"/>
      </w:pPr>
    </w:p>
    <w:p>
      <w:pPr>
        <w:pStyle w:val="53"/>
      </w:pPr>
    </w:p>
    <w:p>
      <w:pPr>
        <w:pStyle w:val="53"/>
      </w:pPr>
    </w:p>
    <w:p>
      <w:pPr>
        <w:pStyle w:val="53"/>
      </w:pPr>
      <w:r>
        <w:rPr>
          <w:kern w:val="0"/>
        </w:rPr>
        <w:drawing>
          <wp:anchor distT="0" distB="0" distL="114300" distR="114300" simplePos="0" relativeHeight="251686912" behindDoc="0" locked="0" layoutInCell="1" allowOverlap="1">
            <wp:simplePos x="0" y="0"/>
            <wp:positionH relativeFrom="page">
              <wp:posOffset>971550</wp:posOffset>
            </wp:positionH>
            <wp:positionV relativeFrom="paragraph">
              <wp:posOffset>342900</wp:posOffset>
            </wp:positionV>
            <wp:extent cx="5071110" cy="2748915"/>
            <wp:effectExtent l="0" t="0" r="0" b="0"/>
            <wp:wrapTopAndBottom/>
            <wp:docPr id="38" name="图片 38" descr="D:\work\HolterSystem\文档\注册\送检\最新文件\图片\脱敏文件\009、片段图编辑-已脱敏.PNG009、片段图编辑-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D:\work\HolterSystem\文档\注册\送检\最新文件\图片\脱敏文件\009、片段图编辑-已脱敏.PNG009、片段图编辑-已脱敏"/>
                    <pic:cNvPicPr>
                      <a:picLocks noChangeAspect="1"/>
                    </pic:cNvPicPr>
                  </pic:nvPicPr>
                  <pic:blipFill>
                    <a:blip r:embed="rId18"/>
                    <a:srcRect/>
                    <a:stretch>
                      <a:fillRect/>
                    </a:stretch>
                  </pic:blipFill>
                  <pic:spPr>
                    <a:xfrm>
                      <a:off x="0" y="0"/>
                      <a:ext cx="5071110" cy="2748915"/>
                    </a:xfrm>
                    <a:prstGeom prst="rect">
                      <a:avLst/>
                    </a:prstGeom>
                  </pic:spPr>
                </pic:pic>
              </a:graphicData>
            </a:graphic>
          </wp:anchor>
        </w:drawing>
      </w:r>
    </w:p>
    <w:p>
      <w:pPr>
        <w:pStyle w:val="53"/>
      </w:pPr>
    </w:p>
    <w:p>
      <w:pPr>
        <w:pStyle w:val="53"/>
      </w:pPr>
    </w:p>
    <w:p>
      <w:pPr>
        <w:pStyle w:val="53"/>
      </w:pPr>
      <w:r>
        <w:rPr>
          <w:kern w:val="0"/>
        </w:rPr>
        <w:drawing>
          <wp:anchor distT="0" distB="0" distL="114300" distR="114300" simplePos="0" relativeHeight="251688960" behindDoc="0" locked="0" layoutInCell="1" allowOverlap="1">
            <wp:simplePos x="0" y="0"/>
            <wp:positionH relativeFrom="margin">
              <wp:posOffset>351790</wp:posOffset>
            </wp:positionH>
            <wp:positionV relativeFrom="paragraph">
              <wp:posOffset>431800</wp:posOffset>
            </wp:positionV>
            <wp:extent cx="5091430" cy="2760345"/>
            <wp:effectExtent l="0" t="0" r="0" b="1905"/>
            <wp:wrapTopAndBottom/>
            <wp:docPr id="35" name="图片 35" descr="D:\work\HolterSystem\文档\注册\送检\最新文件\图片\脱敏文件\010、页扫描-已脱敏.PNG010、页扫描-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work\HolterSystem\文档\注册\送检\最新文件\图片\脱敏文件\010、页扫描-已脱敏.PNG010、页扫描-已脱敏"/>
                    <pic:cNvPicPr>
                      <a:picLocks noChangeAspect="1"/>
                    </pic:cNvPicPr>
                  </pic:nvPicPr>
                  <pic:blipFill>
                    <a:blip r:embed="rId19"/>
                    <a:srcRect/>
                    <a:stretch>
                      <a:fillRect/>
                    </a:stretch>
                  </pic:blipFill>
                  <pic:spPr>
                    <a:xfrm>
                      <a:off x="0" y="0"/>
                      <a:ext cx="5091430" cy="2760345"/>
                    </a:xfrm>
                    <a:prstGeom prst="rect">
                      <a:avLst/>
                    </a:prstGeom>
                  </pic:spPr>
                </pic:pic>
              </a:graphicData>
            </a:graphic>
          </wp:anchor>
        </w:drawing>
      </w:r>
      <w:r>
        <w:t>（7）页扫描界面，缩略浏览心电波形，方便医生快速、整体浏览心电数据。</w:t>
      </w:r>
    </w:p>
    <w:p>
      <w:pPr>
        <w:pStyle w:val="53"/>
      </w:pPr>
    </w:p>
    <w:p>
      <w:pPr>
        <w:pStyle w:val="53"/>
      </w:pPr>
      <w:r>
        <w:t>（8）房颤界面，通过查看密度图，了解整体情况，通过点击房颤列表，快速定位房颤。</w:t>
      </w:r>
    </w:p>
    <w:p>
      <w:pPr>
        <w:pStyle w:val="53"/>
      </w:pPr>
    </w:p>
    <w:p>
      <w:pPr>
        <w:pStyle w:val="53"/>
      </w:pPr>
    </w:p>
    <w:p>
      <w:pPr>
        <w:pStyle w:val="53"/>
      </w:pPr>
    </w:p>
    <w:p>
      <w:pPr>
        <w:pStyle w:val="53"/>
      </w:pPr>
      <w:r>
        <w:rPr>
          <w:kern w:val="0"/>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104775</wp:posOffset>
            </wp:positionV>
            <wp:extent cx="5076825" cy="2752090"/>
            <wp:effectExtent l="0" t="0" r="9525" b="0"/>
            <wp:wrapTopAndBottom/>
            <wp:docPr id="32" name="图片 32" descr="D:\work\HolterSystem\文档\注册\送检\最新文件\图片\脱敏文件\011、房颤-已脱敏.PNG011、房颤-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work\HolterSystem\文档\注册\送检\最新文件\图片\脱敏文件\011、房颤-已脱敏.PNG011、房颤-已脱敏"/>
                    <pic:cNvPicPr>
                      <a:picLocks noChangeAspect="1"/>
                    </pic:cNvPicPr>
                  </pic:nvPicPr>
                  <pic:blipFill>
                    <a:blip r:embed="rId20"/>
                    <a:srcRect/>
                    <a:stretch>
                      <a:fillRect/>
                    </a:stretch>
                  </pic:blipFill>
                  <pic:spPr>
                    <a:xfrm>
                      <a:off x="0" y="0"/>
                      <a:ext cx="5076825" cy="2752090"/>
                    </a:xfrm>
                    <a:prstGeom prst="rect">
                      <a:avLst/>
                    </a:prstGeom>
                  </pic:spPr>
                </pic:pic>
              </a:graphicData>
            </a:graphic>
          </wp:anchor>
        </w:drawing>
      </w:r>
    </w:p>
    <w:p>
      <w:pPr>
        <w:pStyle w:val="53"/>
        <w:rPr>
          <w:rFonts w:hint="eastAsia" w:eastAsia="宋体"/>
          <w:lang w:eastAsia="zh-CN"/>
        </w:rPr>
      </w:pPr>
      <w:r>
        <w:rPr>
          <w:kern w:val="0"/>
        </w:rPr>
        <w:drawing>
          <wp:anchor distT="0" distB="0" distL="114300" distR="114300" simplePos="0" relativeHeight="251693056" behindDoc="0" locked="0" layoutInCell="1" allowOverlap="1">
            <wp:simplePos x="0" y="0"/>
            <wp:positionH relativeFrom="margin">
              <wp:align>center</wp:align>
            </wp:positionH>
            <wp:positionV relativeFrom="paragraph">
              <wp:posOffset>474980</wp:posOffset>
            </wp:positionV>
            <wp:extent cx="5076825" cy="2754630"/>
            <wp:effectExtent l="0" t="0" r="9525" b="7620"/>
            <wp:wrapTopAndBottom/>
            <wp:docPr id="30" name="图片 30" descr="D:\work\HolterSystem\文档\注册\送检\最新文件\图片\脱敏文件\012、ST段-已脱敏.PNG012、ST段-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work\HolterSystem\文档\注册\送检\最新文件\图片\脱敏文件\012、ST段-已脱敏.PNG012、ST段-已脱敏"/>
                    <pic:cNvPicPr>
                      <a:picLocks noChangeAspect="1"/>
                    </pic:cNvPicPr>
                  </pic:nvPicPr>
                  <pic:blipFill>
                    <a:blip r:embed="rId21"/>
                    <a:srcRect/>
                    <a:stretch>
                      <a:fillRect/>
                    </a:stretch>
                  </pic:blipFill>
                  <pic:spPr>
                    <a:xfrm>
                      <a:off x="0" y="0"/>
                      <a:ext cx="5076825" cy="2754630"/>
                    </a:xfrm>
                    <a:prstGeom prst="rect">
                      <a:avLst/>
                    </a:prstGeom>
                  </pic:spPr>
                </pic:pic>
              </a:graphicData>
            </a:graphic>
          </wp:anchor>
        </w:drawing>
      </w:r>
      <w:r>
        <w:t>（9）ST界面，显示ST分析分析结果和ST异常列表，供医生参考</w:t>
      </w:r>
      <w:ins w:id="280" w:author="小多" w:date="2020-09-16T20:51:12Z">
        <w:r>
          <w:rPr>
            <w:rFonts w:hint="eastAsia"/>
            <w:lang w:eastAsia="zh-CN"/>
          </w:rPr>
          <w:t>。</w:t>
        </w:r>
      </w:ins>
    </w:p>
    <w:p>
      <w:pPr>
        <w:pStyle w:val="53"/>
      </w:pPr>
    </w:p>
    <w:p>
      <w:pPr>
        <w:pStyle w:val="53"/>
      </w:pPr>
      <w:r>
        <w:t>（10）HRV界面，首先进入HRV时域分析界面，点击“频域分析”进入频域分析界面，点击“非线性分析”进入非线性分析界面。</w:t>
      </w:r>
    </w:p>
    <w:p>
      <w:pPr>
        <w:pStyle w:val="53"/>
      </w:pPr>
    </w:p>
    <w:p>
      <w:pPr>
        <w:pStyle w:val="53"/>
      </w:pPr>
    </w:p>
    <w:p>
      <w:pPr>
        <w:pStyle w:val="53"/>
      </w:pPr>
    </w:p>
    <w:p>
      <w:pPr>
        <w:pStyle w:val="53"/>
      </w:pPr>
    </w:p>
    <w:p>
      <w:pPr>
        <w:pStyle w:val="53"/>
      </w:pPr>
    </w:p>
    <w:p>
      <w:pPr>
        <w:pStyle w:val="53"/>
      </w:pPr>
      <w:r>
        <w:drawing>
          <wp:anchor distT="0" distB="0" distL="114300" distR="114300" simplePos="0" relativeHeight="251695104" behindDoc="0" locked="0" layoutInCell="1" allowOverlap="1">
            <wp:simplePos x="0" y="0"/>
            <wp:positionH relativeFrom="margin">
              <wp:align>center</wp:align>
            </wp:positionH>
            <wp:positionV relativeFrom="paragraph">
              <wp:posOffset>428625</wp:posOffset>
            </wp:positionV>
            <wp:extent cx="5080000" cy="2753995"/>
            <wp:effectExtent l="0" t="0" r="6350" b="8255"/>
            <wp:wrapTopAndBottom/>
            <wp:docPr id="101" name="图片 101" descr="D:\work\HolterSystem\文档\注册\送检\最新文件\图片\脱敏文件\013、HRV时域分析-已脱敏.PNG013、HRV时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D:\work\HolterSystem\文档\注册\送检\最新文件\图片\脱敏文件\013、HRV时域分析-已脱敏.PNG013、HRV时域分析-已脱敏"/>
                    <pic:cNvPicPr>
                      <a:picLocks noChangeAspect="1"/>
                    </pic:cNvPicPr>
                  </pic:nvPicPr>
                  <pic:blipFill>
                    <a:blip r:embed="rId22"/>
                    <a:srcRect/>
                    <a:stretch>
                      <a:fillRect/>
                    </a:stretch>
                  </pic:blipFill>
                  <pic:spPr>
                    <a:xfrm>
                      <a:off x="0" y="0"/>
                      <a:ext cx="5080000" cy="2753995"/>
                    </a:xfrm>
                    <a:prstGeom prst="rect">
                      <a:avLst/>
                    </a:prstGeom>
                  </pic:spPr>
                </pic:pic>
              </a:graphicData>
            </a:graphic>
          </wp:anchor>
        </w:drawing>
      </w:r>
    </w:p>
    <w:p>
      <w:pPr>
        <w:pStyle w:val="53"/>
      </w:pPr>
      <w:r>
        <w:drawing>
          <wp:anchor distT="0" distB="0" distL="114300" distR="114300" simplePos="0" relativeHeight="251697152" behindDoc="0" locked="0" layoutInCell="1" allowOverlap="1">
            <wp:simplePos x="0" y="0"/>
            <wp:positionH relativeFrom="margin">
              <wp:posOffset>352425</wp:posOffset>
            </wp:positionH>
            <wp:positionV relativeFrom="paragraph">
              <wp:posOffset>3350895</wp:posOffset>
            </wp:positionV>
            <wp:extent cx="5075555" cy="2751455"/>
            <wp:effectExtent l="0" t="0" r="0" b="0"/>
            <wp:wrapTopAndBottom/>
            <wp:docPr id="102" name="图片 102" descr="D:\work\HolterSystem\文档\注册\送检\最新文件\图片\脱敏文件\014、HRV频域分析-已脱敏.PNG014、HRV频域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work\HolterSystem\文档\注册\送检\最新文件\图片\脱敏文件\014、HRV频域分析-已脱敏.PNG014、HRV频域分析-已脱敏"/>
                    <pic:cNvPicPr>
                      <a:picLocks noChangeAspect="1"/>
                    </pic:cNvPicPr>
                  </pic:nvPicPr>
                  <pic:blipFill>
                    <a:blip r:embed="rId23"/>
                    <a:srcRect/>
                    <a:stretch>
                      <a:fillRect/>
                    </a:stretch>
                  </pic:blipFill>
                  <pic:spPr>
                    <a:xfrm>
                      <a:off x="0" y="0"/>
                      <a:ext cx="5075555" cy="2751455"/>
                    </a:xfrm>
                    <a:prstGeom prst="rect">
                      <a:avLst/>
                    </a:prstGeom>
                  </pic:spPr>
                </pic:pic>
              </a:graphicData>
            </a:graphic>
          </wp:anchor>
        </w:drawing>
      </w:r>
    </w:p>
    <w:p>
      <w:pPr>
        <w:pStyle w:val="53"/>
      </w:pPr>
    </w:p>
    <w:p>
      <w:pPr>
        <w:pStyle w:val="53"/>
      </w:pPr>
      <w:r>
        <w:drawing>
          <wp:anchor distT="0" distB="0" distL="114300" distR="114300" simplePos="0" relativeHeight="251699200" behindDoc="0" locked="0" layoutInCell="1" allowOverlap="1">
            <wp:simplePos x="0" y="0"/>
            <wp:positionH relativeFrom="margin">
              <wp:posOffset>209550</wp:posOffset>
            </wp:positionH>
            <wp:positionV relativeFrom="paragraph">
              <wp:posOffset>292735</wp:posOffset>
            </wp:positionV>
            <wp:extent cx="5088890" cy="2761615"/>
            <wp:effectExtent l="0" t="0" r="0" b="635"/>
            <wp:wrapTopAndBottom/>
            <wp:docPr id="103" name="图片 103" descr="D:\work\HolterSystem\文档\注册\送检\最新文件\图片\脱敏文件\015、HRV非线性分析-已脱敏.PNG015、HRV非线性分析-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D:\work\HolterSystem\文档\注册\送检\最新文件\图片\脱敏文件\015、HRV非线性分析-已脱敏.PNG015、HRV非线性分析-已脱敏"/>
                    <pic:cNvPicPr>
                      <a:picLocks noChangeAspect="1"/>
                    </pic:cNvPicPr>
                  </pic:nvPicPr>
                  <pic:blipFill>
                    <a:blip r:embed="rId24"/>
                    <a:srcRect/>
                    <a:stretch>
                      <a:fillRect/>
                    </a:stretch>
                  </pic:blipFill>
                  <pic:spPr>
                    <a:xfrm>
                      <a:off x="0" y="0"/>
                      <a:ext cx="5088890" cy="2761615"/>
                    </a:xfrm>
                    <a:prstGeom prst="rect">
                      <a:avLst/>
                    </a:prstGeom>
                  </pic:spPr>
                </pic:pic>
              </a:graphicData>
            </a:graphic>
          </wp:anchor>
        </w:drawing>
      </w:r>
    </w:p>
    <w:p>
      <w:pPr>
        <w:pStyle w:val="53"/>
      </w:pPr>
    </w:p>
    <w:p>
      <w:pPr>
        <w:pStyle w:val="53"/>
      </w:pPr>
      <w:r>
        <w:rPr>
          <w:kern w:val="0"/>
        </w:rPr>
        <w:drawing>
          <wp:anchor distT="0" distB="0" distL="114935" distR="114935" simplePos="0" relativeHeight="251701248" behindDoc="0" locked="0" layoutInCell="1" allowOverlap="1">
            <wp:simplePos x="0" y="0"/>
            <wp:positionH relativeFrom="margin">
              <wp:align>center</wp:align>
            </wp:positionH>
            <wp:positionV relativeFrom="paragraph">
              <wp:posOffset>495300</wp:posOffset>
            </wp:positionV>
            <wp:extent cx="5081270" cy="2754630"/>
            <wp:effectExtent l="0" t="0" r="5080" b="7620"/>
            <wp:wrapTopAndBottom/>
            <wp:docPr id="27" name="图片 27" descr="D:\work\HolterSystem\文档\注册\送检\最新文件\图片\脱敏文件\016、直方图界面-已脱敏.PNG016、直方图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work\HolterSystem\文档\注册\送检\最新文件\图片\脱敏文件\016、直方图界面-已脱敏.PNG016、直方图界面-已脱敏"/>
                    <pic:cNvPicPr>
                      <a:picLocks noChangeAspect="1"/>
                    </pic:cNvPicPr>
                  </pic:nvPicPr>
                  <pic:blipFill>
                    <a:blip r:embed="rId25"/>
                    <a:srcRect/>
                    <a:stretch>
                      <a:fillRect/>
                    </a:stretch>
                  </pic:blipFill>
                  <pic:spPr>
                    <a:xfrm>
                      <a:off x="0" y="0"/>
                      <a:ext cx="5081270" cy="2754630"/>
                    </a:xfrm>
                    <a:prstGeom prst="rect">
                      <a:avLst/>
                    </a:prstGeom>
                  </pic:spPr>
                </pic:pic>
              </a:graphicData>
            </a:graphic>
          </wp:anchor>
        </w:drawing>
      </w:r>
      <w:r>
        <w:t>（11）直方图，在右侧可以选择各类直方图，通过直方图快速浏览心搏。</w:t>
      </w:r>
    </w:p>
    <w:p>
      <w:pPr>
        <w:pStyle w:val="53"/>
      </w:pPr>
    </w:p>
    <w:p>
      <w:pPr>
        <w:pStyle w:val="53"/>
      </w:pPr>
    </w:p>
    <w:p>
      <w:pPr>
        <w:pStyle w:val="53"/>
      </w:pPr>
      <w:r>
        <w:t>（12）报告编辑，在报告编辑界面，显示根据心搏类型统计的心搏信息。点击“小时汇总”显示按小时显示的统计信息。</w:t>
      </w:r>
    </w:p>
    <w:p>
      <w:pPr>
        <w:pStyle w:val="53"/>
      </w:pPr>
    </w:p>
    <w:p>
      <w:pPr>
        <w:pStyle w:val="53"/>
      </w:pPr>
    </w:p>
    <w:p>
      <w:pPr>
        <w:pStyle w:val="53"/>
      </w:pPr>
    </w:p>
    <w:p>
      <w:pPr>
        <w:pStyle w:val="53"/>
      </w:pPr>
      <w:r>
        <w:drawing>
          <wp:anchor distT="0" distB="0" distL="114300" distR="114300" simplePos="0" relativeHeight="251703296" behindDoc="0" locked="0" layoutInCell="1" allowOverlap="1">
            <wp:simplePos x="0" y="0"/>
            <wp:positionH relativeFrom="margin">
              <wp:align>center</wp:align>
            </wp:positionH>
            <wp:positionV relativeFrom="paragraph">
              <wp:posOffset>314325</wp:posOffset>
            </wp:positionV>
            <wp:extent cx="5077460" cy="2750185"/>
            <wp:effectExtent l="0" t="0" r="8890" b="0"/>
            <wp:wrapTopAndBottom/>
            <wp:docPr id="72" name="图片 3" descr="D:\work\HolterSystem\文档\注册\送检\最新文件\图片\脱敏文件\017、报告编辑总结-已脱敏.PNG017、报告编辑总结-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descr="D:\work\HolterSystem\文档\注册\送检\最新文件\图片\脱敏文件\017、报告编辑总结-已脱敏.PNG017、报告编辑总结-已脱敏"/>
                    <pic:cNvPicPr>
                      <a:picLocks noChangeAspect="1"/>
                    </pic:cNvPicPr>
                  </pic:nvPicPr>
                  <pic:blipFill>
                    <a:blip r:embed="rId26"/>
                    <a:srcRect/>
                    <a:stretch>
                      <a:fillRect/>
                    </a:stretch>
                  </pic:blipFill>
                  <pic:spPr>
                    <a:xfrm>
                      <a:off x="0" y="0"/>
                      <a:ext cx="5077460" cy="2750185"/>
                    </a:xfrm>
                    <a:prstGeom prst="rect">
                      <a:avLst/>
                    </a:prstGeom>
                    <a:noFill/>
                    <a:ln>
                      <a:noFill/>
                    </a:ln>
                  </pic:spPr>
                </pic:pic>
              </a:graphicData>
            </a:graphic>
          </wp:anchor>
        </w:drawing>
      </w:r>
    </w:p>
    <w:p>
      <w:pPr>
        <w:pStyle w:val="53"/>
      </w:pPr>
      <w:r>
        <w:rPr>
          <w:kern w:val="0"/>
        </w:rPr>
        <w:drawing>
          <wp:anchor distT="0" distB="0" distL="114300" distR="114300" simplePos="0" relativeHeight="251705344" behindDoc="0" locked="0" layoutInCell="1" allowOverlap="1">
            <wp:simplePos x="0" y="0"/>
            <wp:positionH relativeFrom="column">
              <wp:posOffset>295275</wp:posOffset>
            </wp:positionH>
            <wp:positionV relativeFrom="paragraph">
              <wp:posOffset>3122295</wp:posOffset>
            </wp:positionV>
            <wp:extent cx="5081270" cy="2752090"/>
            <wp:effectExtent l="0" t="0" r="5080" b="0"/>
            <wp:wrapTopAndBottom/>
            <wp:docPr id="18" name="图片 18" descr="D:\work\HolterSystem\文档\注册\送检\最新文件\图片\脱敏文件\018、小时汇总界面-已脱敏.PNG018、小时汇总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work\HolterSystem\文档\注册\送检\最新文件\图片\脱敏文件\018、小时汇总界面-已脱敏.PNG018、小时汇总界面-已脱敏"/>
                    <pic:cNvPicPr>
                      <a:picLocks noChangeAspect="1"/>
                    </pic:cNvPicPr>
                  </pic:nvPicPr>
                  <pic:blipFill>
                    <a:blip r:embed="rId27"/>
                    <a:srcRect/>
                    <a:stretch>
                      <a:fillRect/>
                    </a:stretch>
                  </pic:blipFill>
                  <pic:spPr>
                    <a:xfrm>
                      <a:off x="0" y="0"/>
                      <a:ext cx="5081270" cy="2752090"/>
                    </a:xfrm>
                    <a:prstGeom prst="rect">
                      <a:avLst/>
                    </a:prstGeom>
                  </pic:spPr>
                </pic:pic>
              </a:graphicData>
            </a:graphic>
          </wp:anchor>
        </w:drawing>
      </w:r>
    </w:p>
    <w:p>
      <w:pPr>
        <w:pStyle w:val="53"/>
      </w:pPr>
    </w:p>
    <w:p>
      <w:pPr>
        <w:pStyle w:val="53"/>
      </w:pPr>
      <w:r>
        <w:t>（13）生成报告界面，医生根据心电图情况，写报告结论。医生也可以通过内置缺省结论，快速形成报告。并点击“预览/打印报告”打印报告。</w:t>
      </w:r>
    </w:p>
    <w:p>
      <w:pPr>
        <w:pStyle w:val="53"/>
      </w:pPr>
    </w:p>
    <w:p>
      <w:pPr>
        <w:pStyle w:val="53"/>
      </w:pPr>
    </w:p>
    <w:p>
      <w:pPr>
        <w:pStyle w:val="53"/>
      </w:pPr>
    </w:p>
    <w:p>
      <w:pPr>
        <w:pStyle w:val="53"/>
      </w:pPr>
    </w:p>
    <w:p>
      <w:pPr>
        <w:pStyle w:val="53"/>
      </w:pPr>
    </w:p>
    <w:p>
      <w:pPr>
        <w:pStyle w:val="53"/>
      </w:pPr>
    </w:p>
    <w:p>
      <w:pPr>
        <w:pStyle w:val="53"/>
      </w:pPr>
      <w:r>
        <w:rPr>
          <w:kern w:val="0"/>
        </w:rPr>
        <w:drawing>
          <wp:anchor distT="0" distB="0" distL="114300" distR="114300" simplePos="0" relativeHeight="251707392" behindDoc="0" locked="0" layoutInCell="1" allowOverlap="1">
            <wp:simplePos x="0" y="0"/>
            <wp:positionH relativeFrom="column">
              <wp:posOffset>428625</wp:posOffset>
            </wp:positionH>
            <wp:positionV relativeFrom="paragraph">
              <wp:posOffset>419100</wp:posOffset>
            </wp:positionV>
            <wp:extent cx="5081270" cy="2754630"/>
            <wp:effectExtent l="0" t="0" r="5080" b="7620"/>
            <wp:wrapTopAndBottom/>
            <wp:docPr id="17" name="图片 17" descr="D:\work\HolterSystem\文档\注册\送检\最新文件\图片\脱敏文件\019、生成报告界面-已脱敏.PNG019、生成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work\HolterSystem\文档\注册\送检\最新文件\图片\脱敏文件\019、生成报告界面-已脱敏.PNG019、生成报告界面-已脱敏"/>
                    <pic:cNvPicPr>
                      <a:picLocks noChangeAspect="1"/>
                    </pic:cNvPicPr>
                  </pic:nvPicPr>
                  <pic:blipFill>
                    <a:blip r:embed="rId28"/>
                    <a:srcRect/>
                    <a:stretch>
                      <a:fillRect/>
                    </a:stretch>
                  </pic:blipFill>
                  <pic:spPr>
                    <a:xfrm>
                      <a:off x="0" y="0"/>
                      <a:ext cx="5081270" cy="2754630"/>
                    </a:xfrm>
                    <a:prstGeom prst="rect">
                      <a:avLst/>
                    </a:prstGeom>
                  </pic:spPr>
                </pic:pic>
              </a:graphicData>
            </a:graphic>
          </wp:anchor>
        </w:drawing>
      </w:r>
    </w:p>
    <w:p>
      <w:pPr>
        <w:pStyle w:val="53"/>
      </w:pPr>
    </w:p>
    <w:p>
      <w:pPr>
        <w:pStyle w:val="53"/>
      </w:pPr>
      <w:r>
        <w:drawing>
          <wp:anchor distT="0" distB="0" distL="114300" distR="114300" simplePos="0" relativeHeight="251709440" behindDoc="0" locked="0" layoutInCell="1" allowOverlap="1">
            <wp:simplePos x="0" y="0"/>
            <wp:positionH relativeFrom="margin">
              <wp:align>center</wp:align>
            </wp:positionH>
            <wp:positionV relativeFrom="paragraph">
              <wp:posOffset>226695</wp:posOffset>
            </wp:positionV>
            <wp:extent cx="5075555" cy="2748915"/>
            <wp:effectExtent l="0" t="0" r="0" b="0"/>
            <wp:wrapTopAndBottom/>
            <wp:docPr id="106" name="图片 106" descr="D:\work\HolterSystem\文档\注册\送检\最新文件\图片\脱敏文件\020、生成报告总结界面-已脱敏.PNG020、生成报告总结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work\HolterSystem\文档\注册\送检\最新文件\图片\脱敏文件\020、生成报告总结界面-已脱敏.PNG020、生成报告总结界面-已脱敏"/>
                    <pic:cNvPicPr>
                      <a:picLocks noChangeAspect="1"/>
                    </pic:cNvPicPr>
                  </pic:nvPicPr>
                  <pic:blipFill>
                    <a:blip r:embed="rId29"/>
                    <a:srcRect/>
                    <a:stretch>
                      <a:fillRect/>
                    </a:stretch>
                  </pic:blipFill>
                  <pic:spPr>
                    <a:xfrm>
                      <a:off x="0" y="0"/>
                      <a:ext cx="5075555" cy="2748915"/>
                    </a:xfrm>
                    <a:prstGeom prst="rect">
                      <a:avLst/>
                    </a:prstGeom>
                  </pic:spPr>
                </pic:pic>
              </a:graphicData>
            </a:graphic>
          </wp:anchor>
        </w:drawing>
      </w:r>
    </w:p>
    <w:p>
      <w:pPr>
        <w:pStyle w:val="53"/>
      </w:pPr>
    </w:p>
    <w:p>
      <w:pPr>
        <w:pStyle w:val="53"/>
      </w:pPr>
      <w:r>
        <w:rPr>
          <w:kern w:val="0"/>
        </w:rPr>
        <w:drawing>
          <wp:anchor distT="0" distB="0" distL="114300" distR="114300" simplePos="0" relativeHeight="251711488" behindDoc="0" locked="0" layoutInCell="1" allowOverlap="1">
            <wp:simplePos x="0" y="0"/>
            <wp:positionH relativeFrom="column">
              <wp:posOffset>247650</wp:posOffset>
            </wp:positionH>
            <wp:positionV relativeFrom="paragraph">
              <wp:posOffset>257175</wp:posOffset>
            </wp:positionV>
            <wp:extent cx="5273040" cy="2861945"/>
            <wp:effectExtent l="0" t="0" r="3810" b="0"/>
            <wp:wrapTopAndBottom/>
            <wp:docPr id="19" name="图片 19" descr="D:\work\HolterSystem\文档\注册\送检\最新文件\图片\脱敏文件\021、预览打印报告界面-已脱敏.PNG021、预览打印报告界面-已脱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work\HolterSystem\文档\注册\送检\最新文件\图片\脱敏文件\021、预览打印报告界面-已脱敏.PNG021、预览打印报告界面-已脱敏"/>
                    <pic:cNvPicPr>
                      <a:picLocks noChangeAspect="1"/>
                    </pic:cNvPicPr>
                  </pic:nvPicPr>
                  <pic:blipFill>
                    <a:blip r:embed="rId30"/>
                    <a:srcRect/>
                    <a:stretch>
                      <a:fillRect/>
                    </a:stretch>
                  </pic:blipFill>
                  <pic:spPr>
                    <a:xfrm>
                      <a:off x="0" y="0"/>
                      <a:ext cx="5273040" cy="2861945"/>
                    </a:xfrm>
                    <a:prstGeom prst="rect">
                      <a:avLst/>
                    </a:prstGeom>
                  </pic:spPr>
                </pic:pic>
              </a:graphicData>
            </a:graphic>
          </wp:anchor>
        </w:drawing>
      </w:r>
    </w:p>
    <w:p>
      <w:pPr>
        <w:pStyle w:val="53"/>
      </w:pPr>
    </w:p>
    <w:p>
      <w:pPr>
        <w:pStyle w:val="50"/>
      </w:pPr>
      <w:r>
        <w:t>硬件拓扑</w:t>
      </w:r>
    </w:p>
    <w:p>
      <w:pPr>
        <w:pStyle w:val="53"/>
      </w:pPr>
      <w:r>
        <w:t>动态心电分析软件安装在计算机上，通过网络与服务器通信。</w:t>
      </w:r>
    </w:p>
    <w:p>
      <w:pPr>
        <w:pStyle w:val="53"/>
      </w:pPr>
      <w:r>
        <w:t>动态心电记录仪：要求为通心络科（河北）科技有限公司生产的十二导联动态心电记录仪。</w:t>
      </w:r>
    </w:p>
    <w:p>
      <w:pPr>
        <w:pStyle w:val="53"/>
      </w:pPr>
      <w:r>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998220</wp:posOffset>
                </wp:positionV>
                <wp:extent cx="2027555" cy="3201035"/>
                <wp:effectExtent l="0" t="0" r="10795" b="18415"/>
                <wp:wrapTopAndBottom/>
                <wp:docPr id="4" name="组合 4"/>
                <wp:cNvGraphicFramePr/>
                <a:graphic xmlns:a="http://schemas.openxmlformats.org/drawingml/2006/main">
                  <a:graphicData uri="http://schemas.microsoft.com/office/word/2010/wordprocessingGroup">
                    <wpg:wgp>
                      <wpg:cNvGrpSpPr/>
                      <wpg:grpSpPr>
                        <a:xfrm>
                          <a:off x="0" y="0"/>
                          <a:ext cx="2027555" cy="3201035"/>
                          <a:chOff x="0" y="0"/>
                          <a:chExt cx="1733550" cy="2638425"/>
                        </a:xfrm>
                      </wpg:grpSpPr>
                      <wps:wsp>
                        <wps:cNvPr id="5" name="矩形: 圆角 5"/>
                        <wps:cNvSpPr/>
                        <wps:spPr>
                          <a:xfrm>
                            <a:off x="495300" y="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计算机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0" y="714375"/>
                            <a:ext cx="17335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 xml:space="preserve"> 动态心电分析软件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圆角 9"/>
                        <wps:cNvSpPr/>
                        <wps:spPr>
                          <a:xfrm>
                            <a:off x="476250" y="1466850"/>
                            <a:ext cx="781050"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266701" y="2286000"/>
                            <a:ext cx="1200149" cy="3524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rPr>
                                <w:t>动态心电记录仪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箭头: 下 12"/>
                        <wps:cNvSpPr/>
                        <wps:spPr>
                          <a:xfrm>
                            <a:off x="828675" y="390525"/>
                            <a:ext cx="76316"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箭头: 上下 14"/>
                        <wps:cNvSpPr/>
                        <wps:spPr>
                          <a:xfrm>
                            <a:off x="828675" y="1133475"/>
                            <a:ext cx="78105" cy="2743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箭头: 上下 15"/>
                        <wps:cNvSpPr/>
                        <wps:spPr>
                          <a:xfrm>
                            <a:off x="838200" y="1905000"/>
                            <a:ext cx="78105" cy="30293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78.6pt;height:252.05pt;width:159.65pt;mso-position-horizontal:center;mso-position-horizontal-relative:margin;mso-wrap-distance-bottom:0pt;mso-wrap-distance-top:0pt;z-index:251670528;mso-width-relative:page;mso-height-relative:page;" coordsize="1733550,2638425" o:gfxdata="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">
                <o:lock v:ext="edit" aspectratio="f"/>
                <v:roundrect id="矩形: 圆角 5" o:spid="_x0000_s1026" o:spt="2" style="position:absolute;left:495300;top:0;height:352425;width:781050;v-text-anchor:middle;" fillcolor="#4472C4 [3204]" filled="t" stroked="t" coordsize="21600,21600" arcsize="0.166666666666667" o:gfxdata="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4OaS/&#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计算机</w:t>
                        </w:r>
                      </w:p>
                    </w:txbxContent>
                  </v:textbox>
                </v:roundrect>
                <v:roundrect id="矩形: 圆角 6" o:spid="_x0000_s1026" o:spt="2" style="position:absolute;left:0;top:714375;height:352425;width:1733550;v-text-anchor:middle;" fillcolor="#4472C4 [3204]" filled="t" stroked="t" coordsize="21600,21600" arcsize="0.166666666666667" o:gfxdata="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qn074A&#10;AADaAAAADwAAAAAAAAABACAAAAAiAAAAZHJzL2Rvd25yZXYueG1sUEsBAhQAFAAAAAgAh07iQDMv&#10;BZ47AAAAOQAAABAAAAAAAAAAAQAgAAAADQEAAGRycy9zaGFwZXhtbC54bWxQSwUGAAAAAAYABgBb&#10;AQAAtwMAAAAA&#10;">
                  <v:fill on="t" focussize="0,0"/>
                  <v:stroke weight="1pt" color="#2F528F [3204]" miterlimit="8" joinstyle="miter"/>
                  <v:imagedata o:title=""/>
                  <o:lock v:ext="edit" aspectratio="f"/>
                  <v:textbox>
                    <w:txbxContent>
                      <w:p>
                        <w:pPr>
                          <w:jc w:val="center"/>
                        </w:pPr>
                        <w:r>
                          <w:rPr>
                            <w:rFonts w:hint="eastAsia"/>
                          </w:rPr>
                          <w:t xml:space="preserve"> 动态心电分析软件</w:t>
                        </w:r>
                      </w:p>
                    </w:txbxContent>
                  </v:textbox>
                </v:roundrect>
                <v:roundrect id="矩形: 圆角 9" o:spid="_x0000_s1026" o:spt="2" style="position:absolute;left:476250;top:1466850;height:352425;width:781050;v-text-anchor:middle;" fillcolor="#4472C4 [3204]" filled="t" stroked="t" coordsize="21600,21600" arcsize="0.166666666666667" o:gfxdata="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1M6G/&#10;AAAA2gAAAA8AAAAAAAAAAQAgAAAAIgAAAGRycy9kb3ducmV2LnhtbFBLAQIUABQAAAAIAIdO4kAz&#10;LwWeOwAAADkAAAAQAAAAAAAAAAEAIAAAAA4BAABkcnMvc2hhcGV4bWwueG1sUEsFBgAAAAAGAAYA&#10;WwEAALgDAAAAAA==&#10;">
                  <v:fill on="t" focussize="0,0"/>
                  <v:stroke weight="1pt" color="#2F528F [3204]" miterlimit="8" joinstyle="miter"/>
                  <v:imagedata o:title=""/>
                  <o:lock v:ext="edit" aspectratio="f"/>
                  <v:textbox>
                    <w:txbxContent>
                      <w:p>
                        <w:pPr>
                          <w:jc w:val="center"/>
                        </w:pPr>
                        <w:r>
                          <w:rPr>
                            <w:rFonts w:hint="eastAsia"/>
                          </w:rPr>
                          <w:t>服务器</w:t>
                        </w:r>
                      </w:p>
                    </w:txbxContent>
                  </v:textbox>
                </v:roundrect>
                <v:roundrect id="矩形: 圆角 10" o:spid="_x0000_s1026" o:spt="2" style="position:absolute;left:266701;top:2286000;height:352425;width:1200149;v-text-anchor:middle;" fillcolor="#4472C4 [3204]" filled="t" stroked="t" coordsize="21600,21600" arcsize="0.166666666666667" o:gfxdata="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MiZN&#10;wAAAANsAAAAPAAAAAAAAAAEAIAAAACIAAABkcnMvZG93bnJldi54bWxQSwECFAAUAAAACACHTuJA&#10;My8FnjsAAAA5AAAAEAAAAAAAAAABACAAAAAPAQAAZHJzL3NoYXBleG1sLnhtbFBLBQYAAAAABgAG&#10;AFsBAAC5AwAAAAA=&#10;">
                  <v:fill on="t" focussize="0,0"/>
                  <v:stroke weight="1pt" color="#2F528F [3204]" miterlimit="8" joinstyle="miter"/>
                  <v:imagedata o:title=""/>
                  <o:lock v:ext="edit" aspectratio="f"/>
                  <v:textbox>
                    <w:txbxContent>
                      <w:p>
                        <w:r>
                          <w:rPr>
                            <w:rFonts w:hint="eastAsia"/>
                          </w:rPr>
                          <w:t>动态心电记录仪</w:t>
                        </w:r>
                      </w:p>
                    </w:txbxContent>
                  </v:textbox>
                </v:roundrect>
                <v:shape id="箭头: 下 12" o:spid="_x0000_s1026" o:spt="67" type="#_x0000_t67" style="position:absolute;left:828675;top:390525;height:285750;width:76316;v-text-anchor:middle;" fillcolor="#4472C4 [3204]" filled="t" stroked="t" coordsize="21600,21600" o:gfxdata="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QSzMrsAAADb&#10;AAAADwAAAAAAAAABACAAAAAiAAAAZHJzL2Rvd25yZXYueG1sUEsBAhQAFAAAAAgAh07iQDMvBZ47&#10;AAAAOQAAABAAAAAAAAAAAQAgAAAACgEAAGRycy9zaGFwZXhtbC54bWxQSwUGAAAAAAYABgBbAQAA&#10;tAMAAAAA&#10;" adj="18716,5400">
                  <v:fill on="t" focussize="0,0"/>
                  <v:stroke weight="1pt" color="#2F528F [3204]" miterlimit="8" joinstyle="miter"/>
                  <v:imagedata o:title=""/>
                  <o:lock v:ext="edit" aspectratio="f"/>
                </v:shape>
                <v:shape id="箭头: 上下 14" o:spid="_x0000_s1026" o:spt="70" type="#_x0000_t70" style="position:absolute;left:828675;top:1133475;height:274320;width:78105;v-text-anchor:middle;" fillcolor="#4472C4 [3204]" filled="t" stroked="t" coordsize="21600,21600" o:gfxdata="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ClbYtwAAANsAAAAP&#10;AAAAAAAAAAEAIAAAACIAAABkcnMvZG93bnJldi54bWxQSwECFAAUAAAACACHTuJAMy8FnjsAAAA5&#10;AAAAEAAAAAAAAAABACAAAAAGAQAAZHJzL3NoYXBleG1sLnhtbFBLBQYAAAAABgAGAFsBAACwAwAA&#10;AAA=&#10;" adj="5400,3075">
                  <v:fill on="t" focussize="0,0"/>
                  <v:stroke weight="1pt" color="#2F528F [3204]" miterlimit="8" joinstyle="miter"/>
                  <v:imagedata o:title=""/>
                  <o:lock v:ext="edit" aspectratio="f"/>
                </v:shape>
                <v:shape id="箭头: 上下 15" o:spid="_x0000_s1026" o:spt="70" type="#_x0000_t70" style="position:absolute;left:838200;top:1905000;height:302930;width:78105;v-text-anchor:middle;" fillcolor="#4472C4 [3204]" filled="t" stroked="t" coordsize="21600,21600" o:gfxdata="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ASvL9twAAANsAAAAP&#10;AAAAAAAAAAEAIAAAACIAAABkcnMvZG93bnJldi54bWxQSwECFAAUAAAACACHTuJAMy8FnjsAAAA5&#10;AAAAEAAAAAAAAAABACAAAAAGAQAAZHJzL3NoYXBleG1sLnhtbFBLBQYAAAAABgAGAFsBAACwAwAA&#10;AAA=&#10;" adj="5400,2784">
                  <v:fill on="t" focussize="0,0"/>
                  <v:stroke weight="1pt" color="#2F528F [3204]" miterlimit="8" joinstyle="miter"/>
                  <v:imagedata o:title=""/>
                  <o:lock v:ext="edit" aspectratio="f"/>
                </v:shape>
                <w10:wrap type="topAndBottom"/>
              </v:group>
            </w:pict>
          </mc:Fallback>
        </mc:AlternateContent>
      </w:r>
      <w:r>
        <w:t>动态心电记录仪采集的心电数据通过WIFI上传至服务器， 动态心电分析软件下载服务器的心电数据至本地，使用</w:t>
      </w:r>
      <w:del w:id="281" w:author="小多" w:date="2020-09-16T20:52:39Z">
        <w:r>
          <w:rPr/>
          <w:delText xml:space="preserve"> </w:delText>
        </w:r>
      </w:del>
      <w:r>
        <w:t>动态心电分析软件辅助分析、处理后的数据及报告上传至服务器，报告可下载至动态心电记录仪。</w:t>
      </w:r>
    </w:p>
    <w:p>
      <w:pPr>
        <w:pStyle w:val="50"/>
      </w:pPr>
      <w:r>
        <w:t>运行环境</w:t>
      </w:r>
    </w:p>
    <w:p>
      <w:pPr>
        <w:pStyle w:val="50"/>
        <w:numPr>
          <w:ilvl w:val="0"/>
          <w:numId w:val="0"/>
        </w:numPr>
        <w:ind w:left="0" w:firstLine="0"/>
        <w:rPr>
          <w:kern w:val="0"/>
          <w:sz w:val="24"/>
        </w:rPr>
        <w:pPrChange w:id="282" w:author="Huo Beata" w:date="2020-09-08T15:32:00Z">
          <w:pPr>
            <w:pStyle w:val="50"/>
          </w:pPr>
        </w:pPrChange>
      </w:pPr>
      <w:ins w:id="283" w:author="Huo Beata" w:date="2020-09-08T15:32:00Z">
        <w:commentRangeStart w:id="0"/>
        <w:r>
          <w:rPr>
            <w:rFonts w:hint="eastAsia"/>
            <w:b w:val="0"/>
            <w:kern w:val="0"/>
            <w:sz w:val="24"/>
            <w:szCs w:val="24"/>
          </w:rPr>
          <w:t>软件运行所需的最低硬件配置、软件环境和网络条件：</w:t>
        </w:r>
      </w:ins>
      <w:del w:id="284" w:author="Huo Beata" w:date="2020-09-08T15:31:00Z">
        <w:r>
          <w:rPr>
            <w:kern w:val="0"/>
            <w:sz w:val="24"/>
          </w:rPr>
          <w:delText>客户端：</w:delText>
        </w:r>
      </w:del>
    </w:p>
    <w:p>
      <w:pPr>
        <w:spacing w:line="360" w:lineRule="auto"/>
        <w:ind w:firstLine="425"/>
        <w:rPr>
          <w:ins w:id="285" w:author="zhangting" w:date="2020-09-17T09:30:37Z"/>
          <w:rFonts w:hint="eastAsia"/>
          <w:kern w:val="0"/>
          <w:sz w:val="24"/>
        </w:rPr>
      </w:pPr>
      <w:ins w:id="286" w:author="zhangting" w:date="2020-09-17T09:30:37Z">
        <w:r>
          <w:rPr>
            <w:rFonts w:hint="eastAsia"/>
            <w:kern w:val="0"/>
            <w:sz w:val="24"/>
          </w:rPr>
          <w:t>服务器：</w:t>
        </w:r>
      </w:ins>
    </w:p>
    <w:p>
      <w:pPr>
        <w:spacing w:line="360" w:lineRule="auto"/>
        <w:ind w:firstLine="425"/>
        <w:rPr>
          <w:ins w:id="287" w:author="zhangting" w:date="2020-09-17T09:30:37Z"/>
          <w:rFonts w:hint="eastAsia"/>
          <w:kern w:val="0"/>
          <w:sz w:val="24"/>
        </w:rPr>
      </w:pPr>
      <w:ins w:id="288" w:author="zhangting" w:date="2020-09-17T09:30:37Z">
        <w:r>
          <w:rPr>
            <w:rFonts w:hint="eastAsia"/>
            <w:kern w:val="0"/>
            <w:sz w:val="24"/>
          </w:rPr>
          <w:t>CPU：Intel(R) Xeon(R) Gold 6161 CPU @ 2.20GHz 双核及以上</w:t>
        </w:r>
      </w:ins>
    </w:p>
    <w:p>
      <w:pPr>
        <w:spacing w:line="360" w:lineRule="auto"/>
        <w:ind w:firstLine="425"/>
        <w:rPr>
          <w:ins w:id="289" w:author="zhangting" w:date="2020-09-17T09:30:37Z"/>
          <w:rFonts w:hint="eastAsia"/>
          <w:kern w:val="0"/>
          <w:sz w:val="24"/>
        </w:rPr>
      </w:pPr>
      <w:ins w:id="290" w:author="zhangting" w:date="2020-09-17T09:30:37Z">
        <w:r>
          <w:rPr>
            <w:rFonts w:hint="eastAsia"/>
            <w:kern w:val="0"/>
            <w:sz w:val="24"/>
          </w:rPr>
          <w:t xml:space="preserve">内存：4GB及以上 </w:t>
        </w:r>
      </w:ins>
    </w:p>
    <w:p>
      <w:pPr>
        <w:spacing w:line="360" w:lineRule="auto"/>
        <w:ind w:firstLine="425"/>
        <w:rPr>
          <w:ins w:id="291" w:author="zhangting" w:date="2020-09-17T09:30:37Z"/>
          <w:rFonts w:hint="eastAsia"/>
          <w:kern w:val="0"/>
          <w:sz w:val="24"/>
        </w:rPr>
      </w:pPr>
      <w:ins w:id="292" w:author="zhangting" w:date="2020-09-17T09:30:37Z">
        <w:r>
          <w:rPr>
            <w:rFonts w:hint="eastAsia"/>
            <w:kern w:val="0"/>
            <w:sz w:val="24"/>
          </w:rPr>
          <w:t>存储空间：≥50GB，可扩展</w:t>
        </w:r>
      </w:ins>
    </w:p>
    <w:p>
      <w:pPr>
        <w:spacing w:line="360" w:lineRule="auto"/>
        <w:ind w:firstLine="425"/>
        <w:rPr>
          <w:ins w:id="293" w:author="zhangting" w:date="2020-09-17T09:30:37Z"/>
          <w:rFonts w:hint="eastAsia"/>
          <w:kern w:val="0"/>
          <w:sz w:val="24"/>
        </w:rPr>
      </w:pPr>
      <w:ins w:id="294" w:author="zhangting" w:date="2020-09-17T09:30:37Z">
        <w:r>
          <w:rPr>
            <w:rFonts w:hint="eastAsia"/>
            <w:kern w:val="0"/>
            <w:sz w:val="24"/>
          </w:rPr>
          <w:t>操作系统：CentOS7.6 64位</w:t>
        </w:r>
      </w:ins>
    </w:p>
    <w:p>
      <w:pPr>
        <w:spacing w:line="360" w:lineRule="auto"/>
        <w:ind w:firstLine="425"/>
        <w:rPr>
          <w:ins w:id="295" w:author="zhangting" w:date="2020-09-17T09:30:37Z"/>
          <w:rFonts w:hint="eastAsia"/>
          <w:kern w:val="0"/>
          <w:sz w:val="24"/>
        </w:rPr>
      </w:pPr>
      <w:ins w:id="296" w:author="zhangting" w:date="2020-09-17T09:30:37Z">
        <w:r>
          <w:rPr>
            <w:rFonts w:hint="eastAsia"/>
            <w:kern w:val="0"/>
            <w:sz w:val="24"/>
          </w:rPr>
          <w:t>网络速度：上传无限制，下载≥2Mbps；</w:t>
        </w:r>
      </w:ins>
    </w:p>
    <w:p>
      <w:pPr>
        <w:spacing w:line="360" w:lineRule="auto"/>
        <w:ind w:firstLine="425"/>
        <w:rPr>
          <w:ins w:id="297" w:author="zhangting" w:date="2020-09-17T09:30:37Z"/>
          <w:rFonts w:hint="eastAsia"/>
          <w:kern w:val="0"/>
          <w:sz w:val="24"/>
        </w:rPr>
      </w:pPr>
      <w:ins w:id="298" w:author="zhangting" w:date="2020-09-17T09:30:37Z">
        <w:r>
          <w:rPr>
            <w:rFonts w:hint="eastAsia"/>
            <w:kern w:val="0"/>
            <w:sz w:val="24"/>
          </w:rPr>
          <w:t>客户端：</w:t>
        </w:r>
      </w:ins>
    </w:p>
    <w:p>
      <w:pPr>
        <w:spacing w:line="360" w:lineRule="auto"/>
        <w:ind w:firstLine="425"/>
        <w:rPr>
          <w:ins w:id="299" w:author="zhangting" w:date="2020-09-17T09:30:37Z"/>
          <w:rFonts w:hint="eastAsia"/>
          <w:kern w:val="0"/>
          <w:sz w:val="24"/>
        </w:rPr>
      </w:pPr>
      <w:ins w:id="300" w:author="zhangting" w:date="2020-09-17T09:30:37Z">
        <w:r>
          <w:rPr>
            <w:rFonts w:hint="eastAsia"/>
            <w:kern w:val="0"/>
            <w:sz w:val="24"/>
          </w:rPr>
          <w:t>CPU：intel(R) Core(TM) i5-8250 及以上</w:t>
        </w:r>
      </w:ins>
    </w:p>
    <w:p>
      <w:pPr>
        <w:spacing w:line="360" w:lineRule="auto"/>
        <w:ind w:firstLine="425"/>
        <w:rPr>
          <w:ins w:id="301" w:author="zhangting" w:date="2020-09-17T09:30:37Z"/>
          <w:rFonts w:hint="eastAsia"/>
          <w:kern w:val="0"/>
          <w:sz w:val="24"/>
        </w:rPr>
      </w:pPr>
      <w:ins w:id="302" w:author="zhangting" w:date="2020-09-17T09:30:37Z">
        <w:r>
          <w:rPr>
            <w:rFonts w:hint="eastAsia"/>
            <w:kern w:val="0"/>
            <w:sz w:val="24"/>
          </w:rPr>
          <w:t>内存：8GB及以上</w:t>
        </w:r>
      </w:ins>
    </w:p>
    <w:p>
      <w:pPr>
        <w:spacing w:line="360" w:lineRule="auto"/>
        <w:ind w:firstLine="425"/>
        <w:rPr>
          <w:ins w:id="303" w:author="zhangting" w:date="2020-09-17T09:30:37Z"/>
          <w:rFonts w:hint="eastAsia"/>
          <w:kern w:val="0"/>
          <w:sz w:val="24"/>
        </w:rPr>
      </w:pPr>
      <w:ins w:id="304" w:author="zhangting" w:date="2020-09-17T09:30:37Z">
        <w:r>
          <w:rPr>
            <w:rFonts w:hint="eastAsia"/>
            <w:kern w:val="0"/>
            <w:sz w:val="24"/>
          </w:rPr>
          <w:t>硬盘：1000GB及以上</w:t>
        </w:r>
      </w:ins>
    </w:p>
    <w:p>
      <w:pPr>
        <w:spacing w:line="360" w:lineRule="auto"/>
        <w:ind w:firstLine="425"/>
        <w:rPr>
          <w:ins w:id="305" w:author="zhangting" w:date="2020-09-17T09:30:37Z"/>
          <w:rFonts w:hint="eastAsia"/>
          <w:kern w:val="0"/>
          <w:sz w:val="24"/>
        </w:rPr>
      </w:pPr>
      <w:ins w:id="306" w:author="zhangting" w:date="2020-09-17T09:30:37Z">
        <w:r>
          <w:rPr>
            <w:rFonts w:hint="eastAsia"/>
            <w:kern w:val="0"/>
            <w:sz w:val="24"/>
          </w:rPr>
          <w:t>接口：USB2.0及以上</w:t>
        </w:r>
      </w:ins>
    </w:p>
    <w:p>
      <w:pPr>
        <w:spacing w:line="360" w:lineRule="auto"/>
        <w:ind w:firstLine="425"/>
        <w:rPr>
          <w:ins w:id="307" w:author="zhangting" w:date="2020-09-17T09:30:37Z"/>
          <w:rFonts w:hint="eastAsia"/>
          <w:kern w:val="0"/>
          <w:sz w:val="24"/>
        </w:rPr>
      </w:pPr>
      <w:ins w:id="308" w:author="zhangting" w:date="2020-09-17T09:30:37Z">
        <w:r>
          <w:rPr>
            <w:rFonts w:hint="eastAsia"/>
            <w:kern w:val="0"/>
            <w:sz w:val="24"/>
          </w:rPr>
          <w:t>显示器：分辨率1920×1080及以上</w:t>
        </w:r>
      </w:ins>
    </w:p>
    <w:p>
      <w:pPr>
        <w:spacing w:line="360" w:lineRule="auto"/>
        <w:ind w:firstLine="425"/>
        <w:rPr>
          <w:ins w:id="309" w:author="zhangting" w:date="2020-09-17T09:30:37Z"/>
          <w:rFonts w:hint="eastAsia"/>
          <w:kern w:val="0"/>
          <w:sz w:val="24"/>
        </w:rPr>
      </w:pPr>
      <w:ins w:id="310" w:author="zhangting" w:date="2020-09-17T09:30:37Z">
        <w:r>
          <w:rPr>
            <w:rFonts w:hint="eastAsia"/>
            <w:kern w:val="0"/>
            <w:sz w:val="24"/>
          </w:rPr>
          <w:t>操作系统：64位Windows10、64位Windows7操作系统</w:t>
        </w:r>
      </w:ins>
    </w:p>
    <w:p>
      <w:pPr>
        <w:spacing w:line="360" w:lineRule="auto"/>
        <w:ind w:firstLine="425"/>
        <w:rPr>
          <w:ins w:id="311" w:author="zhangting" w:date="2020-09-17T09:30:37Z"/>
          <w:rFonts w:hint="eastAsia"/>
          <w:kern w:val="0"/>
          <w:sz w:val="24"/>
        </w:rPr>
      </w:pPr>
      <w:ins w:id="312" w:author="zhangting" w:date="2020-09-17T09:30:37Z">
        <w:r>
          <w:rPr>
            <w:rFonts w:hint="eastAsia"/>
            <w:kern w:val="0"/>
            <w:sz w:val="24"/>
          </w:rPr>
          <w:t>支持软件：.NET4.7.2版本及其它兼容版本</w:t>
        </w:r>
      </w:ins>
    </w:p>
    <w:p>
      <w:pPr>
        <w:spacing w:line="360" w:lineRule="auto"/>
        <w:ind w:firstLine="425"/>
        <w:rPr>
          <w:del w:id="313" w:author="小多" w:date="2020-09-16T22:12:20Z"/>
          <w:kern w:val="0"/>
          <w:sz w:val="24"/>
        </w:rPr>
      </w:pPr>
      <w:ins w:id="314" w:author="zhangting" w:date="2020-09-17T09:30:37Z">
        <w:r>
          <w:rPr>
            <w:rFonts w:hint="eastAsia"/>
            <w:kern w:val="0"/>
            <w:sz w:val="24"/>
          </w:rPr>
          <w:t>网络速度： 100Mbps及以上</w:t>
        </w:r>
      </w:ins>
      <w:del w:id="315" w:author="小多" w:date="2020-09-16T22:12:20Z">
        <w:bookmarkStart w:id="5" w:name="_GoBack"/>
        <w:bookmarkEnd w:id="5"/>
        <w:r>
          <w:rPr>
            <w:kern w:val="0"/>
            <w:sz w:val="24"/>
          </w:rPr>
          <w:delText>内存：8GB及以上</w:delText>
        </w:r>
      </w:del>
    </w:p>
    <w:p>
      <w:pPr>
        <w:spacing w:line="360" w:lineRule="auto"/>
        <w:ind w:firstLine="425"/>
        <w:rPr>
          <w:del w:id="316" w:author="小多" w:date="2020-09-16T22:12:20Z"/>
          <w:kern w:val="0"/>
          <w:sz w:val="24"/>
        </w:rPr>
      </w:pPr>
      <w:del w:id="317" w:author="小多" w:date="2020-09-16T22:12:20Z">
        <w:r>
          <w:rPr>
            <w:kern w:val="0"/>
            <w:sz w:val="24"/>
          </w:rPr>
          <w:delText>硬盘：1000GB及以上</w:delText>
        </w:r>
      </w:del>
    </w:p>
    <w:p>
      <w:pPr>
        <w:spacing w:line="360" w:lineRule="auto"/>
        <w:ind w:firstLine="425"/>
        <w:rPr>
          <w:del w:id="318" w:author="小多" w:date="2020-09-16T22:12:20Z"/>
          <w:kern w:val="0"/>
          <w:sz w:val="24"/>
        </w:rPr>
      </w:pPr>
      <w:del w:id="319" w:author="小多" w:date="2020-09-16T22:12:20Z">
        <w:r>
          <w:rPr>
            <w:kern w:val="0"/>
            <w:sz w:val="24"/>
          </w:rPr>
          <w:delText>接口：USB2.0及以上</w:delText>
        </w:r>
      </w:del>
    </w:p>
    <w:p>
      <w:pPr>
        <w:spacing w:line="360" w:lineRule="auto"/>
        <w:ind w:firstLine="425"/>
        <w:rPr>
          <w:del w:id="320" w:author="小多" w:date="2020-09-16T22:12:20Z"/>
          <w:kern w:val="0"/>
          <w:sz w:val="24"/>
        </w:rPr>
      </w:pPr>
      <w:del w:id="321" w:author="小多" w:date="2020-09-16T22:12:20Z">
        <w:r>
          <w:rPr>
            <w:kern w:val="0"/>
            <w:sz w:val="24"/>
          </w:rPr>
          <w:delText>显示器：</w:delText>
        </w:r>
      </w:del>
      <w:ins w:id="322" w:author="Huo Beata" w:date="2020-09-08T15:30:00Z">
        <w:del w:id="323" w:author="小多" w:date="2020-09-16T22:12:20Z">
          <w:r>
            <w:rPr>
              <w:rFonts w:hint="eastAsia"/>
              <w:kern w:val="0"/>
              <w:sz w:val="24"/>
            </w:rPr>
            <w:delText>支持</w:delText>
          </w:r>
        </w:del>
      </w:ins>
      <w:del w:id="324" w:author="小多" w:date="2020-09-16T22:12:20Z">
        <w:r>
          <w:rPr>
            <w:kern w:val="0"/>
            <w:sz w:val="24"/>
          </w:rPr>
          <w:delText>分辨率1920×1080</w:delText>
        </w:r>
      </w:del>
      <w:ins w:id="325" w:author="Huo Beata" w:date="2020-09-08T15:31:00Z">
        <w:del w:id="326" w:author="小多" w:date="2020-09-16T22:12:20Z">
          <w:r>
            <w:rPr>
              <w:rFonts w:hint="eastAsia"/>
              <w:kern w:val="0"/>
              <w:sz w:val="24"/>
            </w:rPr>
            <w:delText>显示</w:delText>
          </w:r>
        </w:del>
      </w:ins>
      <w:ins w:id="327" w:author="Huo Beata" w:date="2020-09-08T15:31:00Z">
        <w:del w:id="328" w:author="小多" w:date="2020-09-16T22:12:20Z">
          <w:r>
            <w:rPr>
              <w:kern w:val="0"/>
              <w:sz w:val="24"/>
            </w:rPr>
            <w:delText>分辨率</w:delText>
          </w:r>
        </w:del>
      </w:ins>
      <w:del w:id="329" w:author="小多" w:date="2020-09-16T22:12:20Z">
        <w:r>
          <w:rPr>
            <w:kern w:val="0"/>
            <w:sz w:val="24"/>
          </w:rPr>
          <w:delText>及以上</w:delText>
        </w:r>
      </w:del>
    </w:p>
    <w:p>
      <w:pPr>
        <w:spacing w:line="360" w:lineRule="auto"/>
        <w:ind w:firstLine="425"/>
        <w:rPr>
          <w:del w:id="330" w:author="小多" w:date="2020-09-16T22:12:20Z"/>
          <w:kern w:val="0"/>
          <w:sz w:val="24"/>
        </w:rPr>
      </w:pPr>
      <w:del w:id="331" w:author="小多" w:date="2020-09-16T22:12:20Z">
        <w:r>
          <w:rPr>
            <w:kern w:val="0"/>
            <w:sz w:val="24"/>
          </w:rPr>
          <w:delText>操作系统：64位Windows10、64位Windows7操作系统</w:delText>
        </w:r>
      </w:del>
    </w:p>
    <w:p>
      <w:pPr>
        <w:spacing w:line="360" w:lineRule="auto"/>
        <w:ind w:firstLine="425"/>
        <w:rPr>
          <w:del w:id="332" w:author="小多" w:date="2020-09-16T22:12:20Z"/>
          <w:kern w:val="0"/>
          <w:sz w:val="24"/>
        </w:rPr>
      </w:pPr>
      <w:del w:id="333" w:author="小多" w:date="2020-09-16T22:12:20Z">
        <w:r>
          <w:rPr>
            <w:kern w:val="0"/>
            <w:sz w:val="24"/>
          </w:rPr>
          <w:delText>支持软件：.</w:delText>
        </w:r>
      </w:del>
      <w:del w:id="334" w:author="小多" w:date="2020-09-16T22:12:20Z">
        <w:r>
          <w:rPr>
            <w:rFonts w:hint="eastAsia"/>
            <w:kern w:val="0"/>
            <w:sz w:val="24"/>
          </w:rPr>
          <w:delText>NET</w:delText>
        </w:r>
      </w:del>
      <w:ins w:id="335" w:author="Huo Beata" w:date="2020-09-08T15:31:00Z">
        <w:del w:id="336" w:author="小多" w:date="2020-09-16T22:12:20Z">
          <w:r>
            <w:rPr>
              <w:rFonts w:hint="eastAsia"/>
              <w:kern w:val="0"/>
              <w:sz w:val="24"/>
            </w:rPr>
            <w:delText>net</w:delText>
          </w:r>
        </w:del>
      </w:ins>
      <w:ins w:id="337" w:author="Huo Beata" w:date="2020-09-08T15:31:00Z">
        <w:del w:id="338" w:author="小多" w:date="2020-09-16T22:12:20Z">
          <w:r>
            <w:rPr>
              <w:kern w:val="0"/>
              <w:sz w:val="24"/>
            </w:rPr>
            <w:delText xml:space="preserve"> </w:delText>
          </w:r>
        </w:del>
      </w:ins>
      <w:del w:id="339" w:author="小多" w:date="2020-09-16T22:12:20Z">
        <w:r>
          <w:rPr>
            <w:kern w:val="0"/>
            <w:sz w:val="24"/>
          </w:rPr>
          <w:delText>4.7.2</w:delText>
        </w:r>
      </w:del>
      <w:ins w:id="340" w:author="Huo Beata" w:date="2020-09-08T15:31:00Z">
        <w:del w:id="341" w:author="小多" w:date="2020-09-16T22:12:20Z">
          <w:r>
            <w:rPr>
              <w:kern w:val="0"/>
              <w:sz w:val="24"/>
            </w:rPr>
            <w:delText xml:space="preserve"> </w:delText>
          </w:r>
        </w:del>
      </w:ins>
      <w:del w:id="342" w:author="小多" w:date="2020-09-16T22:12:20Z">
        <w:r>
          <w:rPr>
            <w:kern w:val="0"/>
            <w:sz w:val="24"/>
          </w:rPr>
          <w:delText>版本及其它兼容版本</w:delText>
        </w:r>
      </w:del>
    </w:p>
    <w:p>
      <w:pPr>
        <w:spacing w:line="360" w:lineRule="auto"/>
        <w:ind w:firstLine="425"/>
        <w:rPr>
          <w:kern w:val="0"/>
          <w:sz w:val="24"/>
        </w:rPr>
      </w:pPr>
      <w:del w:id="343" w:author="小多" w:date="2020-09-16T22:12:20Z">
        <w:r>
          <w:rPr>
            <w:kern w:val="0"/>
            <w:sz w:val="24"/>
          </w:rPr>
          <w:delText xml:space="preserve">网络速度： 100Mbps及以上 </w:delText>
        </w:r>
        <w:commentRangeEnd w:id="0"/>
      </w:del>
      <w:r>
        <w:rPr>
          <w:rStyle w:val="22"/>
          <w:lang w:val="zh-CN"/>
        </w:rPr>
        <w:commentReference w:id="0"/>
      </w:r>
    </w:p>
    <w:p>
      <w:pPr>
        <w:pStyle w:val="50"/>
      </w:pPr>
      <w:r>
        <w:t xml:space="preserve">适用范围 </w:t>
      </w:r>
    </w:p>
    <w:p>
      <w:pPr>
        <w:pStyle w:val="53"/>
      </w:pPr>
      <w:ins w:id="344" w:author="小多" w:date="2020-09-16T20:53:58Z">
        <w:r>
          <w:rPr>
            <w:rFonts w:hint="eastAsia"/>
          </w:rPr>
          <w:t>用于动态心电图数据的传输、显示和分析</w:t>
        </w:r>
      </w:ins>
      <w:r>
        <w:t>。</w:t>
      </w:r>
    </w:p>
    <w:p>
      <w:pPr>
        <w:pStyle w:val="50"/>
      </w:pPr>
      <w:r>
        <w:t>禁忌症</w:t>
      </w:r>
    </w:p>
    <w:p>
      <w:pPr>
        <w:pStyle w:val="53"/>
      </w:pPr>
      <w:r>
        <w:t>无</w:t>
      </w:r>
    </w:p>
    <w:p>
      <w:pPr>
        <w:pStyle w:val="50"/>
      </w:pPr>
      <w:r>
        <w:t>注册历史</w:t>
      </w:r>
    </w:p>
    <w:p>
      <w:pPr>
        <w:pStyle w:val="53"/>
      </w:pPr>
      <w:r>
        <w:t>无，本产品为首次注册。</w:t>
      </w:r>
    </w:p>
    <w:p>
      <w:pPr>
        <w:ind w:left="360"/>
        <w:rPr>
          <w:szCs w:val="21"/>
        </w:rPr>
        <w:sectPr>
          <w:footerReference r:id="rId7" w:type="first"/>
          <w:footerReference r:id="rId6" w:type="default"/>
          <w:pgSz w:w="11906" w:h="16838"/>
          <w:pgMar w:top="1157" w:right="1700" w:bottom="873" w:left="1080" w:header="851" w:footer="567" w:gutter="0"/>
          <w:pgNumType w:start="1"/>
          <w:cols w:space="425" w:num="1"/>
          <w:titlePg/>
          <w:docGrid w:type="lines" w:linePitch="312" w:charSpace="0"/>
        </w:sectPr>
      </w:pPr>
      <w:r>
        <w:rPr>
          <w:szCs w:val="21"/>
        </w:rPr>
        <w:t xml:space="preserve"> </w:t>
      </w:r>
    </w:p>
    <w:p>
      <w:pPr>
        <w:pStyle w:val="49"/>
        <w:numPr>
          <w:ilvl w:val="0"/>
          <w:numId w:val="19"/>
        </w:numPr>
        <w:ind w:firstLineChars="0"/>
      </w:pPr>
      <w:r>
        <w:t>实现过程</w:t>
      </w:r>
    </w:p>
    <w:p>
      <w:pPr>
        <w:pStyle w:val="50"/>
        <w:numPr>
          <w:ilvl w:val="0"/>
          <w:numId w:val="20"/>
        </w:numPr>
      </w:pPr>
      <w:r>
        <w:t>开发概述</w:t>
      </w:r>
    </w:p>
    <w:p>
      <w:pPr>
        <w:pStyle w:val="53"/>
        <w:rPr>
          <w:sz w:val="32"/>
        </w:rPr>
      </w:pPr>
      <w:bookmarkStart w:id="3" w:name="_Toc365553808"/>
      <w:r>
        <w:t>（1）编程语言</w:t>
      </w:r>
      <w:bookmarkEnd w:id="3"/>
      <w:r>
        <w:t>：</w:t>
      </w:r>
      <w:r>
        <w:rPr>
          <w:sz w:val="32"/>
        </w:rPr>
        <w:t>C#</w:t>
      </w:r>
    </w:p>
    <w:p>
      <w:pPr>
        <w:pStyle w:val="53"/>
        <w:rPr>
          <w:bCs/>
        </w:rPr>
      </w:pPr>
      <w:bookmarkStart w:id="4" w:name="_Toc365553809"/>
      <w:r>
        <w:rPr>
          <w:bCs/>
        </w:rPr>
        <w:t>（2）</w:t>
      </w:r>
      <w:r>
        <w:t>开发环境和工具</w:t>
      </w:r>
      <w:bookmarkEnd w:id="4"/>
    </w:p>
    <w:tbl>
      <w:tblPr>
        <w:tblStyle w:val="16"/>
        <w:tblW w:w="80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2551"/>
        <w:gridCol w:w="3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项目</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名称</w:t>
            </w:r>
          </w:p>
        </w:tc>
        <w:tc>
          <w:tcPr>
            <w:tcW w:w="3539" w:type="dxa"/>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完整版本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环境</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WIN10</w:t>
            </w:r>
          </w:p>
        </w:tc>
        <w:tc>
          <w:tcPr>
            <w:tcW w:w="3539" w:type="dxa"/>
          </w:tcPr>
          <w:p>
            <w:pPr>
              <w:keepNext w:val="0"/>
              <w:keepLines w:val="0"/>
              <w:suppressLineNumbers w:val="0"/>
              <w:spacing w:before="0" w:beforeAutospacing="0" w:after="0" w:afterAutospacing="0" w:line="360" w:lineRule="auto"/>
              <w:ind w:left="0" w:right="0"/>
              <w:rPr>
                <w:rFonts w:hint="eastAsia"/>
                <w:sz w:val="24"/>
              </w:rPr>
            </w:pPr>
            <w:r>
              <w:rPr>
                <w:rFonts w:hint="eastAsia"/>
                <w:kern w:val="0"/>
                <w:sz w:val="24"/>
              </w:rPr>
              <w:t xml:space="preserve">64位 </w:t>
            </w:r>
            <w:r>
              <w:rPr>
                <w:rFonts w:hint="eastAsia"/>
                <w:sz w:val="24"/>
              </w:rPr>
              <w:t>WIN10中文版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5"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工具</w:t>
            </w:r>
          </w:p>
        </w:tc>
        <w:tc>
          <w:tcPr>
            <w:tcW w:w="2551" w:type="dxa"/>
            <w:shd w:val="clear" w:color="auto" w:fill="auto"/>
          </w:tcPr>
          <w:p>
            <w:pPr>
              <w:keepNext w:val="0"/>
              <w:keepLines w:val="0"/>
              <w:suppressLineNumbers w:val="0"/>
              <w:spacing w:before="0" w:beforeAutospacing="0" w:after="0" w:afterAutospacing="0" w:line="360" w:lineRule="auto"/>
              <w:ind w:left="0" w:right="0"/>
              <w:rPr>
                <w:rFonts w:hint="eastAsia"/>
                <w:sz w:val="24"/>
              </w:rPr>
            </w:pPr>
            <w:r>
              <w:rPr>
                <w:rFonts w:hint="eastAsia"/>
                <w:sz w:val="24"/>
              </w:rPr>
              <w:t>Microsoft Visual Studio</w:t>
            </w:r>
          </w:p>
        </w:tc>
        <w:tc>
          <w:tcPr>
            <w:tcW w:w="3539" w:type="dxa"/>
          </w:tcPr>
          <w:p>
            <w:pPr>
              <w:keepNext w:val="0"/>
              <w:keepLines w:val="0"/>
              <w:widowControl/>
              <w:suppressLineNumbers w:val="0"/>
              <w:spacing w:before="0" w:beforeAutospacing="0" w:after="0" w:afterAutospacing="0"/>
              <w:ind w:left="0" w:right="0"/>
              <w:jc w:val="left"/>
              <w:rPr>
                <w:rFonts w:hint="eastAsia"/>
                <w:sz w:val="24"/>
              </w:rPr>
            </w:pPr>
            <w:r>
              <w:rPr>
                <w:rFonts w:hint="eastAsia"/>
                <w:sz w:val="24"/>
              </w:rPr>
              <w:t>Microsoft Visual Studio 2019</w:t>
            </w:r>
          </w:p>
        </w:tc>
      </w:tr>
    </w:tbl>
    <w:p>
      <w:pPr>
        <w:pStyle w:val="53"/>
      </w:pPr>
      <w:r>
        <w:t>（3）人力</w:t>
      </w:r>
    </w:p>
    <w:tbl>
      <w:tblPr>
        <w:tblStyle w:val="16"/>
        <w:tblW w:w="8354"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357"/>
        <w:gridCol w:w="901"/>
        <w:gridCol w:w="3261"/>
        <w:gridCol w:w="1275"/>
        <w:gridCol w:w="156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35" w:hRule="atLeast"/>
          <w:tblCellSpacing w:w="0" w:type="dxa"/>
          <w:jc w:val="center"/>
        </w:trPr>
        <w:tc>
          <w:tcPr>
            <w:tcW w:w="1357" w:type="dxa"/>
            <w:tcBorders>
              <w:top w:val="single" w:color="auto" w:sz="8" w:space="0"/>
              <w:left w:val="single" w:color="auto" w:sz="8" w:space="0"/>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rPr>
                <w:rFonts w:hint="eastAsia"/>
                <w:sz w:val="24"/>
              </w:rPr>
            </w:pPr>
            <w:r>
              <w:rPr>
                <w:rFonts w:hint="eastAsia"/>
                <w:sz w:val="24"/>
              </w:rPr>
              <w:t>软件名称</w:t>
            </w:r>
          </w:p>
        </w:tc>
        <w:tc>
          <w:tcPr>
            <w:tcW w:w="90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人员</w:t>
            </w:r>
          </w:p>
        </w:tc>
        <w:tc>
          <w:tcPr>
            <w:tcW w:w="3261"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时间</w:t>
            </w:r>
          </w:p>
        </w:tc>
        <w:tc>
          <w:tcPr>
            <w:tcW w:w="1275"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代码行数</w:t>
            </w:r>
          </w:p>
        </w:tc>
        <w:tc>
          <w:tcPr>
            <w:tcW w:w="1560" w:type="dxa"/>
            <w:tcBorders>
              <w:top w:val="single" w:color="auto" w:sz="8" w:space="0"/>
              <w:left w:val="nil"/>
              <w:bottom w:val="single" w:color="auto" w:sz="8" w:space="0"/>
              <w:right w:val="single" w:color="auto" w:sz="8" w:space="0"/>
            </w:tcBorders>
            <w:shd w:val="clear" w:color="auto" w:fill="FFFFFF" w:themeFill="background1"/>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sz w:val="24"/>
              </w:rPr>
            </w:pPr>
            <w:r>
              <w:rPr>
                <w:rFonts w:hint="eastAsia"/>
                <w:sz w:val="24"/>
              </w:rPr>
              <w:t>控制文件数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5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rPr>
                <w:rFonts w:hint="eastAsia"/>
                <w:color w:val="000000"/>
                <w:sz w:val="24"/>
              </w:rPr>
            </w:pPr>
            <w:r>
              <w:rPr>
                <w:rFonts w:hint="eastAsia"/>
                <w:color w:val="000000"/>
                <w:sz w:val="24"/>
              </w:rPr>
              <w:t>动态心电分析软件</w:t>
            </w:r>
          </w:p>
        </w:tc>
        <w:tc>
          <w:tcPr>
            <w:tcW w:w="901" w:type="dxa"/>
            <w:tcBorders>
              <w:top w:val="nil"/>
              <w:left w:val="nil"/>
              <w:bottom w:val="single" w:color="auto" w:sz="8" w:space="0"/>
              <w:right w:val="single" w:color="auto" w:sz="8" w:space="0"/>
            </w:tcBorders>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color w:val="000000"/>
                <w:szCs w:val="21"/>
              </w:rPr>
            </w:pPr>
            <w:r>
              <w:rPr>
                <w:rFonts w:hint="eastAsia"/>
                <w:szCs w:val="21"/>
              </w:rPr>
              <w:t>3</w:t>
            </w:r>
          </w:p>
        </w:tc>
        <w:tc>
          <w:tcPr>
            <w:tcW w:w="3261" w:type="dxa"/>
            <w:tcBorders>
              <w:top w:val="nil"/>
              <w:left w:val="nil"/>
              <w:bottom w:val="single" w:color="auto" w:sz="8" w:space="0"/>
              <w:right w:val="single" w:color="auto" w:sz="8" w:space="0"/>
            </w:tcBorders>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color w:val="000000"/>
                <w:szCs w:val="21"/>
              </w:rPr>
            </w:pPr>
            <w:r>
              <w:rPr>
                <w:rFonts w:hint="eastAsia"/>
                <w:color w:val="000000"/>
                <w:szCs w:val="21"/>
              </w:rPr>
              <w:t>2960小时（2名工作人员全职工作，1名工作人员半职工作）</w:t>
            </w:r>
          </w:p>
        </w:tc>
        <w:tc>
          <w:tcPr>
            <w:tcW w:w="1275" w:type="dxa"/>
            <w:tcBorders>
              <w:top w:val="nil"/>
              <w:left w:val="nil"/>
              <w:bottom w:val="single" w:color="auto" w:sz="8" w:space="0"/>
              <w:right w:val="single" w:color="auto" w:sz="8" w:space="0"/>
            </w:tcBorders>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jc w:val="center"/>
              <w:rPr>
                <w:rFonts w:hint="eastAsia"/>
                <w:color w:val="000000"/>
                <w:szCs w:val="21"/>
              </w:rPr>
            </w:pPr>
            <w:r>
              <w:rPr>
                <w:rFonts w:hint="eastAsia"/>
                <w:szCs w:val="21"/>
              </w:rPr>
              <w:t>112436</w:t>
            </w:r>
          </w:p>
        </w:tc>
        <w:tc>
          <w:tcPr>
            <w:tcW w:w="1560" w:type="dxa"/>
            <w:tcBorders>
              <w:top w:val="nil"/>
              <w:left w:val="nil"/>
              <w:bottom w:val="single" w:color="auto" w:sz="8" w:space="0"/>
              <w:right w:val="single" w:color="auto" w:sz="8" w:space="0"/>
            </w:tcBorders>
            <w:tcMar>
              <w:top w:w="0" w:type="dxa"/>
              <w:left w:w="108" w:type="dxa"/>
              <w:bottom w:w="0" w:type="dxa"/>
              <w:right w:w="108" w:type="dxa"/>
            </w:tcMar>
            <w:vAlign w:val="center"/>
          </w:tcPr>
          <w:p>
            <w:pPr>
              <w:keepNext w:val="0"/>
              <w:keepLines w:val="0"/>
              <w:suppressLineNumbers w:val="0"/>
              <w:spacing w:before="0" w:beforeAutospacing="0" w:after="0" w:afterAutospacing="0" w:line="360" w:lineRule="auto"/>
              <w:ind w:left="0" w:right="0"/>
              <w:rPr>
                <w:rFonts w:hint="eastAsia"/>
                <w:color w:val="000000"/>
                <w:szCs w:val="21"/>
              </w:rPr>
            </w:pPr>
            <w:r>
              <w:rPr>
                <w:rFonts w:hint="eastAsia"/>
                <w:szCs w:val="21"/>
              </w:rPr>
              <w:t>232</w:t>
            </w:r>
          </w:p>
        </w:tc>
      </w:tr>
    </w:tbl>
    <w:p>
      <w:pPr>
        <w:pStyle w:val="50"/>
      </w:pPr>
      <w:r>
        <w:t>风险管理</w:t>
      </w:r>
    </w:p>
    <w:p>
      <w:pPr>
        <w:pStyle w:val="53"/>
      </w:pPr>
      <w:r>
        <w:t>详见《产品风险管理报告》。</w:t>
      </w:r>
    </w:p>
    <w:p>
      <w:pPr>
        <w:pStyle w:val="50"/>
      </w:pPr>
      <w:r>
        <w:t xml:space="preserve">需求规范 </w:t>
      </w:r>
    </w:p>
    <w:p>
      <w:pPr>
        <w:spacing w:line="360" w:lineRule="auto"/>
        <w:ind w:left="420"/>
        <w:rPr>
          <w:bCs/>
          <w:sz w:val="24"/>
        </w:rPr>
      </w:pPr>
      <w:r>
        <w:rPr>
          <w:bCs/>
          <w:sz w:val="24"/>
        </w:rPr>
        <w:t>控制软件的需求规范请参见附件《软件需求规范》。</w:t>
      </w:r>
    </w:p>
    <w:p>
      <w:pPr>
        <w:pStyle w:val="50"/>
      </w:pPr>
      <w:r>
        <w:t>生存周期</w:t>
      </w:r>
    </w:p>
    <w:p>
      <w:pPr>
        <w:pStyle w:val="53"/>
        <w:rPr>
          <w:b/>
        </w:rPr>
      </w:pPr>
      <w:r>
        <w:t>（1）软件开发生存周期计划摘要</w:t>
      </w:r>
    </w:p>
    <w:p>
      <w:pPr>
        <w:pStyle w:val="53"/>
      </w:pPr>
      <w:r>
        <w:t>软件生命周期发展模型在公司的标准操作程序中定义为经典的瀑布模型。如下图。</w:t>
      </w:r>
    </w:p>
    <w:p>
      <w:pPr>
        <w:pStyle w:val="53"/>
      </w:pPr>
      <w:r>
        <w:t>可行性分析阶段，主要由研发部门和管理部门对产品和市场进行分析，输出市场可行性分析报告。</w:t>
      </w:r>
    </w:p>
    <w:p>
      <w:pPr>
        <w:pStyle w:val="53"/>
      </w:pPr>
      <w:r>
        <w:t>项目计划阶段由管理部门和研发部门编写立项批准文件，由管理部分批准下发。</w:t>
      </w:r>
    </w:p>
    <w:p>
      <w:pPr>
        <w:pStyle w:val="53"/>
      </w:pPr>
      <w:r>
        <w:t>需求分析阶段由来自产品部门、研发部门和管理部门共同讨论，输出产生产品规格要求主文档，同时形成产品需求规范文档和管理文档。</w:t>
      </w:r>
    </w:p>
    <w:p>
      <w:pPr>
        <w:pStyle w:val="53"/>
      </w:pPr>
      <w:r>
        <w:t>软件设计阶段由研发部门组织，产品部门和研发部门共同讨论设计，输出软件概要设计和详细设计文档，同时形成管理文档。</w:t>
      </w:r>
    </w:p>
    <w:p>
      <w:pPr>
        <w:pStyle w:val="53"/>
      </w:pPr>
      <w:r>
        <w:t>编码和单元测试由研发部分组织开发和测试，输出软件源码和单元测试代码，同时输出单元测试报告。</w:t>
      </w:r>
    </w:p>
    <w:p>
      <w:pPr>
        <w:pStyle w:val="53"/>
      </w:pPr>
      <w:r>
        <w:t>系统集成测试与验收阶段形成软件集成测试、软件系统测试和用户测试计划、记录和报告等输出文档。</w:t>
      </w:r>
    </w:p>
    <w:p>
      <w:pPr>
        <w:pStyle w:val="53"/>
      </w:pPr>
      <w:r>
        <w:t>系统运行与维护阶段需要市场部、质量和研发部共同执行，输出发布计划、变更计划、开发执行、测试文档。</w:t>
      </w:r>
    </w:p>
    <w:p>
      <w:pPr>
        <w:spacing w:line="360" w:lineRule="auto"/>
        <w:ind w:left="567" w:leftChars="270"/>
        <w:jc w:val="center"/>
        <w:rPr>
          <w:sz w:val="24"/>
        </w:rPr>
      </w:pPr>
      <w:r>
        <w:rPr>
          <w:sz w:val="24"/>
        </w:rPr>
        <w:drawing>
          <wp:inline distT="0" distB="0" distL="0" distR="0">
            <wp:extent cx="4638675" cy="377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62308" cy="3797701"/>
                    </a:xfrm>
                    <a:prstGeom prst="rect">
                      <a:avLst/>
                    </a:prstGeom>
                  </pic:spPr>
                </pic:pic>
              </a:graphicData>
            </a:graphic>
          </wp:inline>
        </w:drawing>
      </w:r>
    </w:p>
    <w:p>
      <w:pPr>
        <w:pStyle w:val="53"/>
      </w:pPr>
      <w:r>
        <w:t>（2）软件配置管理计划摘要</w:t>
      </w:r>
    </w:p>
    <w:p>
      <w:pPr>
        <w:pStyle w:val="53"/>
      </w:pPr>
      <w:r>
        <w:t>在项目开始时，团队定义了配置管理策略，形成软件配置库，相关部分按照软件配置说明书要求，在各个阶段形成文档和工程文件，并输入到软件配置库，并做好配置库标识和登记，并指定配置库管理员专门管理配置库。</w:t>
      </w:r>
    </w:p>
    <w:p>
      <w:pPr>
        <w:pStyle w:val="53"/>
      </w:pPr>
      <w:r>
        <w:t>（3）软件维护计划摘要</w:t>
      </w:r>
    </w:p>
    <w:p>
      <w:pPr>
        <w:pStyle w:val="53"/>
      </w:pPr>
      <w:r>
        <w:t>维护过程是变更管理过程的一部分，由于投诉、过时问题或其他原因导致的所有变更都会被跟踪和记录，由研发、质量和其他相关部门的产品所有者组成的团队确定会议中的工程变更请求，如果变更影响产品的软件/固件，则软件团队根据软件开发过程决定更改级别并启动开发操作。</w:t>
      </w:r>
    </w:p>
    <w:p>
      <w:pPr>
        <w:spacing w:line="360" w:lineRule="auto"/>
        <w:ind w:left="567" w:leftChars="270"/>
        <w:jc w:val="left"/>
        <w:rPr>
          <w:sz w:val="24"/>
        </w:rPr>
      </w:pPr>
    </w:p>
    <w:p>
      <w:pPr>
        <w:pStyle w:val="50"/>
      </w:pPr>
      <w:r>
        <w:t>验证和确认</w:t>
      </w:r>
    </w:p>
    <w:p>
      <w:pPr>
        <w:pStyle w:val="53"/>
      </w:pPr>
      <w:r>
        <w:t>在开发过程的每个阶段输出，由R&amp;D和其他相关部门进行审评。软件的验证/确认经过审核，测试检查，建立文档以记录软件是否符合具体的要求。</w:t>
      </w:r>
    </w:p>
    <w:p>
      <w:pPr>
        <w:pStyle w:val="53"/>
      </w:pPr>
      <w:r>
        <w:t>系统测试计划和报告见《系统测试方案和计划》《系统测试报告》</w:t>
      </w:r>
    </w:p>
    <w:p>
      <w:pPr>
        <w:pStyle w:val="53"/>
      </w:pPr>
      <w:r>
        <w:t>用户测试计划和报告见《用户测试方案和计划》《用户测试报告》</w:t>
      </w:r>
    </w:p>
    <w:p>
      <w:pPr>
        <w:pStyle w:val="50"/>
      </w:pPr>
      <w:r>
        <w:t>缺陷管理</w:t>
      </w:r>
    </w:p>
    <w:p>
      <w:pPr>
        <w:pStyle w:val="53"/>
      </w:pPr>
      <w:r>
        <w:t>公司采用此案开发功能再测试的方式检测缺陷，经过修复已经解决所发现的缺陷。</w:t>
      </w:r>
    </w:p>
    <w:p>
      <w:pPr>
        <w:pStyle w:val="50"/>
      </w:pPr>
      <w:r>
        <w:t>更新历史</w:t>
      </w:r>
    </w:p>
    <w:p>
      <w:pPr>
        <w:pStyle w:val="53"/>
      </w:pPr>
      <w:r>
        <w:t>7.1软件命名规则</w:t>
      </w:r>
    </w:p>
    <w:p>
      <w:pPr>
        <w:pStyle w:val="53"/>
      </w:pPr>
      <w:r>
        <w:t>软件版本命名规则为V+X.Y.Z.B；其中：</w:t>
      </w:r>
    </w:p>
    <w:p>
      <w:pPr>
        <w:pStyle w:val="53"/>
      </w:pPr>
      <w:r>
        <w:t>V：版本标识代号，</w:t>
      </w:r>
      <w:del w:id="345" w:author="小多" w:date="2020-09-16T20:55:53Z">
        <w:r>
          <w:rPr>
            <w:rFonts w:hint="default"/>
            <w:lang w:val="en-US"/>
          </w:rPr>
          <w:delText>十二导联动态心电记录仪控制软件</w:delText>
        </w:r>
      </w:del>
      <w:ins w:id="346" w:author="小多" w:date="2020-09-16T20:55:59Z">
        <w:r>
          <w:rPr>
            <w:rFonts w:hint="eastAsia"/>
            <w:lang w:val="en-US" w:eastAsia="zh-CN"/>
          </w:rPr>
          <w:t>动态</w:t>
        </w:r>
      </w:ins>
      <w:ins w:id="347" w:author="小多" w:date="2020-09-16T20:56:00Z">
        <w:r>
          <w:rPr>
            <w:rFonts w:hint="eastAsia"/>
            <w:lang w:val="en-US" w:eastAsia="zh-CN"/>
          </w:rPr>
          <w:t>心电</w:t>
        </w:r>
      </w:ins>
      <w:ins w:id="348" w:author="小多" w:date="2020-09-16T20:56:02Z">
        <w:r>
          <w:rPr>
            <w:rFonts w:hint="eastAsia"/>
            <w:lang w:val="en-US" w:eastAsia="zh-CN"/>
          </w:rPr>
          <w:t>分析</w:t>
        </w:r>
      </w:ins>
      <w:ins w:id="349" w:author="小多" w:date="2020-09-16T20:56:04Z">
        <w:r>
          <w:rPr>
            <w:rFonts w:hint="eastAsia"/>
            <w:lang w:val="en-US" w:eastAsia="zh-CN"/>
          </w:rPr>
          <w:t>软件</w:t>
        </w:r>
      </w:ins>
      <w:r>
        <w:t>版本标识代号为：V；</w:t>
      </w:r>
    </w:p>
    <w:p>
      <w:pPr>
        <w:pStyle w:val="53"/>
      </w:pPr>
      <w:r>
        <w:t>X：表示“重大增强类软件更新”，用一位阿拉伯数字标识，如1、2、3……；包括：改变医疗器械功能、性能等软件属性，影响到医疗器械安全性或有效性的软件变更，即影响到医疗器械的预期用途、使用环境或核心功能的。如新增临床运用、用户界面增加临床信息、核心算法改变、增加无线连接数据库等功能。</w:t>
      </w:r>
    </w:p>
    <w:p>
      <w:pPr>
        <w:pStyle w:val="53"/>
      </w:pPr>
      <w:r>
        <w:t>Y：表示“轻微增强类软件更新”，用一位阿拉伯数字标识，如0、1、2……；包括：改变医疗器械功能、性能等软件属性，不影响到医疗器械安全性或有效性的软件变更。如核心算法运算速度的单纯性提高、用户界面的文字性修改等。</w:t>
      </w:r>
    </w:p>
    <w:p>
      <w:pPr>
        <w:pStyle w:val="53"/>
      </w:pPr>
      <w:r>
        <w:t>Z：表示“纠正类软件更新”，用一位阿拉伯数字标识，如0、1、2……；包括修正软件已知缺陷而进行的软件变更。</w:t>
      </w:r>
    </w:p>
    <w:p>
      <w:pPr>
        <w:pStyle w:val="53"/>
      </w:pPr>
      <w:r>
        <w:t>B：表示“构建”，用一位阿拉伯数字标识，如0、1、2……；纠正类软件更新的任何变化，都会导致构建的升版</w:t>
      </w:r>
    </w:p>
    <w:p>
      <w:pPr>
        <w:pStyle w:val="53"/>
      </w:pPr>
      <w:r>
        <w:t>7.2软件开发阶段更新情况</w:t>
      </w:r>
    </w:p>
    <w:p>
      <w:pPr>
        <w:pStyle w:val="53"/>
      </w:pPr>
      <w:commentRangeStart w:id="1"/>
      <w:r>
        <w:t>本次申报中涉及软件为软件组件，医疗器械产品为国产器械，本次申报为此医疗器械产品的首次注册。</w:t>
      </w:r>
      <w:commentRangeEnd w:id="1"/>
      <w:r>
        <w:rPr>
          <w:rStyle w:val="22"/>
          <w:lang w:val="zh-CN"/>
        </w:rPr>
        <w:commentReference w:id="1"/>
      </w:r>
    </w:p>
    <w:p>
      <w:pPr>
        <w:pStyle w:val="53"/>
        <w:rPr>
          <w:rFonts w:hint="eastAsia" w:eastAsia="宋体"/>
          <w:lang w:eastAsia="zh-CN"/>
        </w:rPr>
      </w:pPr>
      <w:r>
        <w:t>7.3软件完整版本号：V1.0.</w:t>
      </w:r>
      <w:ins w:id="350" w:author="小多" w:date="2020-09-16T20:57:54Z">
        <w:r>
          <w:rPr>
            <w:rFonts w:hint="eastAsia"/>
            <w:lang w:val="en-US" w:eastAsia="zh-CN"/>
          </w:rPr>
          <w:t>0</w:t>
        </w:r>
      </w:ins>
      <w:del w:id="351" w:author="小多" w:date="2020-09-16T20:57:54Z">
        <w:r>
          <w:rPr/>
          <w:delText>2</w:delText>
        </w:r>
      </w:del>
      <w:r>
        <w:t>.</w:t>
      </w:r>
      <w:del w:id="352" w:author="小多" w:date="2020-09-16T20:57:58Z">
        <w:r>
          <w:rPr>
            <w:rFonts w:hint="default"/>
            <w:lang w:val="en-US"/>
          </w:rPr>
          <w:delText>3</w:delText>
        </w:r>
      </w:del>
      <w:ins w:id="353" w:author="小多" w:date="2020-09-16T20:57:58Z">
        <w:r>
          <w:rPr>
            <w:rFonts w:hint="eastAsia"/>
            <w:lang w:val="en-US" w:eastAsia="zh-CN"/>
          </w:rPr>
          <w:t>0</w:t>
        </w:r>
      </w:ins>
    </w:p>
    <w:p>
      <w:pPr>
        <w:pStyle w:val="53"/>
      </w:pPr>
      <w:r>
        <w:t>7.4软件发布版本号：V1.0</w:t>
      </w:r>
    </w:p>
    <w:p>
      <w:pPr>
        <w:pStyle w:val="50"/>
      </w:pPr>
      <w:r>
        <w:t>临床评价</w:t>
      </w:r>
    </w:p>
    <w:p>
      <w:pPr>
        <w:pStyle w:val="53"/>
      </w:pPr>
      <w:del w:id="354" w:author="Huo Beata" w:date="2020-09-08T15:16:00Z">
        <w:r>
          <w:rPr>
            <w:rFonts w:hint="eastAsia"/>
          </w:rPr>
          <w:delText>与记录仪一起进行了临床评价，</w:delText>
        </w:r>
      </w:del>
      <w:r>
        <w:rPr>
          <w:rFonts w:hint="eastAsia"/>
        </w:rPr>
        <w:t>临床评价资料请参见</w:t>
      </w:r>
      <w:r>
        <w:t xml:space="preserve">#7 </w:t>
      </w:r>
      <w:r>
        <w:rPr>
          <w:rFonts w:hint="eastAsia"/>
        </w:rPr>
        <w:t>临床评价资料。</w:t>
      </w:r>
    </w:p>
    <w:p>
      <w:pPr>
        <w:rPr>
          <w:ins w:id="355" w:author="Huo Beata" w:date="2020-09-08T15:16:00Z"/>
          <w:del w:id="356" w:author="小多" w:date="2020-09-16T20:59:16Z"/>
          <w:b/>
          <w:sz w:val="28"/>
          <w:szCs w:val="36"/>
        </w:rPr>
        <w:sectPr>
          <w:pgSz w:w="11906" w:h="16838"/>
          <w:pgMar w:top="1440" w:right="1800" w:bottom="986" w:left="1800" w:header="851" w:footer="850" w:gutter="0"/>
          <w:cols w:space="425" w:num="1"/>
          <w:docGrid w:type="lines" w:linePitch="312" w:charSpace="0"/>
        </w:sectPr>
      </w:pPr>
    </w:p>
    <w:p>
      <w:pPr>
        <w:rPr>
          <w:ins w:id="357" w:author="小多" w:date="2020-09-16T20:59:18Z"/>
          <w:rFonts w:hint="eastAsia"/>
          <w:b/>
          <w:sz w:val="28"/>
          <w:szCs w:val="36"/>
        </w:rPr>
      </w:pPr>
    </w:p>
    <w:p>
      <w:pPr>
        <w:rPr>
          <w:b/>
          <w:sz w:val="28"/>
          <w:szCs w:val="36"/>
        </w:rPr>
      </w:pPr>
      <w:r>
        <w:rPr>
          <w:rFonts w:hint="eastAsia"/>
          <w:b/>
          <w:sz w:val="28"/>
          <w:szCs w:val="36"/>
        </w:rPr>
        <w:t>三</w:t>
      </w:r>
      <w:r>
        <w:rPr>
          <w:b/>
          <w:sz w:val="28"/>
          <w:szCs w:val="36"/>
        </w:rPr>
        <w:t>、核心算法</w:t>
      </w:r>
    </w:p>
    <w:p>
      <w:pPr>
        <w:pStyle w:val="53"/>
        <w:numPr>
          <w:ilvl w:val="0"/>
          <w:numId w:val="21"/>
        </w:numPr>
        <w:ind w:firstLineChars="0"/>
        <w:rPr>
          <w:szCs w:val="22"/>
        </w:rPr>
      </w:pPr>
      <w:r>
        <w:rPr>
          <w:szCs w:val="22"/>
        </w:rPr>
        <w:t>算法名称：长间期判定方法</w:t>
      </w:r>
    </w:p>
    <w:p>
      <w:pPr>
        <w:pStyle w:val="53"/>
        <w:rPr>
          <w:szCs w:val="22"/>
        </w:rPr>
      </w:pPr>
      <w:r>
        <w:rPr>
          <w:szCs w:val="22"/>
        </w:rPr>
        <w:t>类型：公认成熟算法</w:t>
      </w:r>
    </w:p>
    <w:p>
      <w:pPr>
        <w:pStyle w:val="53"/>
        <w:rPr>
          <w:szCs w:val="22"/>
        </w:rPr>
      </w:pPr>
      <w:r>
        <w:rPr>
          <w:szCs w:val="22"/>
        </w:rPr>
        <w:t>用途：判定长间期心搏类型</w:t>
      </w:r>
    </w:p>
    <w:p>
      <w:pPr>
        <w:pStyle w:val="53"/>
        <w:rPr>
          <w:szCs w:val="22"/>
        </w:rPr>
      </w:pPr>
      <w:r>
        <w:rPr>
          <w:szCs w:val="22"/>
        </w:rPr>
        <w:t>算法实现：利用前5个窦性心搏的平均RR间期作为标准RR间期，当前心搏间期大于1.5倍的标准RR间期时，心搏类型判定为长间期。</w:t>
      </w:r>
    </w:p>
    <w:p>
      <w:pPr>
        <w:pStyle w:val="53"/>
        <w:rPr>
          <w:szCs w:val="22"/>
        </w:rPr>
      </w:pPr>
    </w:p>
    <w:p>
      <w:pPr>
        <w:pStyle w:val="53"/>
        <w:numPr>
          <w:ilvl w:val="0"/>
          <w:numId w:val="21"/>
        </w:numPr>
        <w:ind w:firstLineChars="0"/>
        <w:rPr>
          <w:szCs w:val="22"/>
        </w:rPr>
      </w:pPr>
      <w:r>
        <w:rPr>
          <w:szCs w:val="22"/>
        </w:rPr>
        <w:t>算法名称：室上性判定方法</w:t>
      </w:r>
    </w:p>
    <w:p>
      <w:pPr>
        <w:pStyle w:val="53"/>
        <w:rPr>
          <w:szCs w:val="22"/>
        </w:rPr>
      </w:pPr>
      <w:r>
        <w:rPr>
          <w:szCs w:val="22"/>
        </w:rPr>
        <w:t>类型：公认成熟算法</w:t>
      </w:r>
    </w:p>
    <w:p>
      <w:pPr>
        <w:pStyle w:val="53"/>
        <w:rPr>
          <w:szCs w:val="22"/>
        </w:rPr>
      </w:pPr>
      <w:r>
        <w:rPr>
          <w:szCs w:val="22"/>
        </w:rPr>
        <w:t>用途：判定室上性心搏类型</w:t>
      </w:r>
    </w:p>
    <w:p>
      <w:pPr>
        <w:pStyle w:val="53"/>
        <w:rPr>
          <w:szCs w:val="22"/>
        </w:rPr>
      </w:pPr>
      <w:r>
        <w:rPr>
          <w:szCs w:val="22"/>
        </w:rPr>
        <w:t>算法实现：利用前5个窦性心搏的平均RR间期作为标准RR间期，当前心搏间期小于0.75倍的标准RR间期时，心搏类型判定为室上性。其中5和0.75医生可以相对自由的调节。</w:t>
      </w:r>
    </w:p>
    <w:p>
      <w:pPr>
        <w:pStyle w:val="53"/>
        <w:rPr>
          <w:szCs w:val="22"/>
        </w:rPr>
      </w:pPr>
    </w:p>
    <w:p>
      <w:pPr>
        <w:pStyle w:val="53"/>
        <w:numPr>
          <w:ilvl w:val="0"/>
          <w:numId w:val="21"/>
        </w:numPr>
        <w:ind w:firstLineChars="0"/>
        <w:rPr>
          <w:szCs w:val="22"/>
        </w:rPr>
      </w:pPr>
      <w:r>
        <w:rPr>
          <w:szCs w:val="22"/>
        </w:rPr>
        <w:t>算法名称：</w:t>
      </w:r>
      <w:del w:id="358" w:author="小多" w:date="2020-09-16T21:02:50Z">
        <w:r>
          <w:rPr>
            <w:szCs w:val="22"/>
          </w:rPr>
          <w:delText>停博</w:delText>
        </w:r>
      </w:del>
      <w:ins w:id="359" w:author="小多" w:date="2020-09-16T21:02:50Z">
        <w:r>
          <w:rPr>
            <w:rFonts w:hint="eastAsia"/>
            <w:szCs w:val="22"/>
            <w:lang w:eastAsia="zh-CN"/>
          </w:rPr>
          <w:t>停搏</w:t>
        </w:r>
      </w:ins>
      <w:r>
        <w:rPr>
          <w:szCs w:val="22"/>
        </w:rPr>
        <w:t>判定方法</w:t>
      </w:r>
    </w:p>
    <w:p>
      <w:pPr>
        <w:pStyle w:val="53"/>
        <w:rPr>
          <w:szCs w:val="22"/>
        </w:rPr>
      </w:pPr>
      <w:r>
        <w:rPr>
          <w:szCs w:val="22"/>
        </w:rPr>
        <w:t>类型：公认成熟算法</w:t>
      </w:r>
    </w:p>
    <w:p>
      <w:pPr>
        <w:pStyle w:val="53"/>
        <w:rPr>
          <w:szCs w:val="22"/>
        </w:rPr>
      </w:pPr>
      <w:r>
        <w:rPr>
          <w:szCs w:val="22"/>
        </w:rPr>
        <w:t>用途：判定</w:t>
      </w:r>
      <w:del w:id="360" w:author="小多" w:date="2020-09-16T21:01:55Z">
        <w:r>
          <w:rPr>
            <w:rFonts w:hint="default"/>
            <w:szCs w:val="22"/>
            <w:lang w:val="en-US"/>
          </w:rPr>
          <w:delText>冰波</w:delText>
        </w:r>
      </w:del>
      <w:ins w:id="361" w:author="小多" w:date="2020-09-16T21:02:00Z">
        <w:r>
          <w:rPr>
            <w:rFonts w:hint="eastAsia"/>
            <w:szCs w:val="22"/>
            <w:lang w:val="en-US" w:eastAsia="zh-CN"/>
          </w:rPr>
          <w:t>停</w:t>
        </w:r>
      </w:ins>
      <w:ins w:id="362" w:author="小多" w:date="2020-09-16T21:02:02Z">
        <w:r>
          <w:rPr>
            <w:rFonts w:hint="eastAsia"/>
            <w:szCs w:val="22"/>
            <w:lang w:val="en-US" w:eastAsia="zh-CN"/>
          </w:rPr>
          <w:t>搏</w:t>
        </w:r>
      </w:ins>
      <w:r>
        <w:rPr>
          <w:szCs w:val="22"/>
        </w:rPr>
        <w:t>心搏类型</w:t>
      </w:r>
    </w:p>
    <w:p>
      <w:pPr>
        <w:pStyle w:val="53"/>
        <w:rPr>
          <w:szCs w:val="22"/>
        </w:rPr>
      </w:pPr>
      <w:r>
        <w:rPr>
          <w:szCs w:val="22"/>
        </w:rPr>
        <w:t>算法实现：当前心搏是正常心搏类型的前提下，如果RR间期大于2秒钟，则判定为</w:t>
      </w:r>
      <w:del w:id="363" w:author="小多" w:date="2020-09-16T21:02:50Z">
        <w:r>
          <w:rPr>
            <w:szCs w:val="22"/>
          </w:rPr>
          <w:delText>停博</w:delText>
        </w:r>
      </w:del>
      <w:ins w:id="364" w:author="小多" w:date="2020-09-16T21:02:50Z">
        <w:r>
          <w:rPr>
            <w:rFonts w:hint="eastAsia"/>
            <w:szCs w:val="22"/>
            <w:lang w:eastAsia="zh-CN"/>
          </w:rPr>
          <w:t>停搏</w:t>
        </w:r>
      </w:ins>
      <w:r>
        <w:rPr>
          <w:szCs w:val="22"/>
        </w:rPr>
        <w:t>。</w:t>
      </w:r>
    </w:p>
    <w:p>
      <w:pPr>
        <w:pStyle w:val="53"/>
        <w:rPr>
          <w:szCs w:val="22"/>
        </w:rPr>
      </w:pPr>
    </w:p>
    <w:p>
      <w:pPr>
        <w:pStyle w:val="53"/>
        <w:numPr>
          <w:ilvl w:val="0"/>
          <w:numId w:val="21"/>
        </w:numPr>
        <w:ind w:firstLineChars="0"/>
        <w:rPr>
          <w:szCs w:val="22"/>
        </w:rPr>
      </w:pPr>
      <w:r>
        <w:rPr>
          <w:szCs w:val="22"/>
        </w:rPr>
        <w:t>算法名称：窦性心律不齐判定方法</w:t>
      </w:r>
    </w:p>
    <w:p>
      <w:pPr>
        <w:pStyle w:val="53"/>
        <w:rPr>
          <w:szCs w:val="22"/>
        </w:rPr>
      </w:pPr>
      <w:r>
        <w:rPr>
          <w:szCs w:val="22"/>
        </w:rPr>
        <w:t>类型：公认成熟算法</w:t>
      </w:r>
    </w:p>
    <w:p>
      <w:pPr>
        <w:pStyle w:val="53"/>
        <w:rPr>
          <w:szCs w:val="22"/>
        </w:rPr>
      </w:pPr>
      <w:r>
        <w:rPr>
          <w:szCs w:val="22"/>
        </w:rPr>
        <w:t>用途：判定窦性心律不齐</w:t>
      </w:r>
    </w:p>
    <w:p>
      <w:pPr>
        <w:pStyle w:val="53"/>
        <w:rPr>
          <w:szCs w:val="22"/>
        </w:rPr>
      </w:pPr>
      <w:r>
        <w:rPr>
          <w:szCs w:val="22"/>
        </w:rPr>
        <w:t>算法实现：当连续三个心律是窦性心律的情况下，如果第2个心搏和第3个心搏间期差距的绝对值大于0.16s的话，则将这两个心搏所在的位置判定为窦性心律不齐。</w:t>
      </w:r>
    </w:p>
    <w:p>
      <w:pPr>
        <w:pStyle w:val="53"/>
        <w:rPr>
          <w:szCs w:val="22"/>
        </w:rPr>
      </w:pPr>
    </w:p>
    <w:p>
      <w:pPr>
        <w:pStyle w:val="53"/>
        <w:numPr>
          <w:ilvl w:val="0"/>
          <w:numId w:val="21"/>
        </w:numPr>
        <w:ind w:firstLineChars="0"/>
        <w:rPr>
          <w:szCs w:val="22"/>
        </w:rPr>
      </w:pPr>
      <w:r>
        <w:rPr>
          <w:szCs w:val="22"/>
        </w:rPr>
        <w:t>算法名称：二联律判定方法</w:t>
      </w:r>
    </w:p>
    <w:p>
      <w:pPr>
        <w:pStyle w:val="53"/>
        <w:rPr>
          <w:szCs w:val="22"/>
        </w:rPr>
      </w:pPr>
      <w:r>
        <w:rPr>
          <w:szCs w:val="22"/>
        </w:rPr>
        <w:t>类型：公认成熟算法</w:t>
      </w:r>
    </w:p>
    <w:p>
      <w:pPr>
        <w:pStyle w:val="53"/>
        <w:rPr>
          <w:szCs w:val="22"/>
        </w:rPr>
      </w:pPr>
      <w:r>
        <w:rPr>
          <w:szCs w:val="22"/>
        </w:rPr>
        <w:t>用途：判定二联律心律失常</w:t>
      </w:r>
    </w:p>
    <w:p>
      <w:pPr>
        <w:pStyle w:val="53"/>
        <w:rPr>
          <w:szCs w:val="22"/>
        </w:rPr>
      </w:pPr>
      <w:r>
        <w:rPr>
          <w:szCs w:val="22"/>
        </w:rPr>
        <w:t>算法实现：如果出现连续（室上性/室性、正常）心搏类型对3个及3个以上，则判定为二联律。</w:t>
      </w:r>
    </w:p>
    <w:p>
      <w:pPr>
        <w:pStyle w:val="53"/>
        <w:rPr>
          <w:szCs w:val="22"/>
        </w:rPr>
      </w:pPr>
    </w:p>
    <w:p>
      <w:pPr>
        <w:pStyle w:val="53"/>
        <w:numPr>
          <w:ilvl w:val="0"/>
          <w:numId w:val="21"/>
        </w:numPr>
        <w:ind w:firstLineChars="0"/>
        <w:rPr>
          <w:szCs w:val="22"/>
        </w:rPr>
      </w:pPr>
      <w:r>
        <w:rPr>
          <w:szCs w:val="22"/>
        </w:rPr>
        <w:t>算法名称：三联律判定方法</w:t>
      </w:r>
    </w:p>
    <w:p>
      <w:pPr>
        <w:pStyle w:val="53"/>
        <w:rPr>
          <w:szCs w:val="22"/>
        </w:rPr>
      </w:pPr>
      <w:r>
        <w:rPr>
          <w:szCs w:val="22"/>
        </w:rPr>
        <w:t>类型：公认成熟算法</w:t>
      </w:r>
    </w:p>
    <w:p>
      <w:pPr>
        <w:pStyle w:val="53"/>
        <w:rPr>
          <w:szCs w:val="22"/>
        </w:rPr>
      </w:pPr>
      <w:r>
        <w:rPr>
          <w:szCs w:val="22"/>
        </w:rPr>
        <w:t>用途：判定三联律心律失常</w:t>
      </w:r>
    </w:p>
    <w:p>
      <w:pPr>
        <w:pStyle w:val="53"/>
        <w:rPr>
          <w:szCs w:val="22"/>
        </w:rPr>
      </w:pPr>
      <w:r>
        <w:rPr>
          <w:szCs w:val="22"/>
        </w:rPr>
        <w:t>算法实现：如果出现连续（室上性/室性、正常、正常）心搏类型对3个及3个以上，则判定为三联律。</w:t>
      </w:r>
    </w:p>
    <w:p>
      <w:pPr>
        <w:pStyle w:val="53"/>
        <w:rPr>
          <w:szCs w:val="22"/>
        </w:rPr>
      </w:pPr>
    </w:p>
    <w:p>
      <w:pPr>
        <w:pStyle w:val="53"/>
        <w:numPr>
          <w:ilvl w:val="0"/>
          <w:numId w:val="21"/>
        </w:numPr>
        <w:ind w:firstLineChars="0"/>
        <w:rPr>
          <w:szCs w:val="22"/>
        </w:rPr>
      </w:pPr>
      <w:r>
        <w:rPr>
          <w:szCs w:val="22"/>
        </w:rPr>
        <w:t>算法名称：连发判定方法</w:t>
      </w:r>
    </w:p>
    <w:p>
      <w:pPr>
        <w:pStyle w:val="53"/>
        <w:rPr>
          <w:szCs w:val="22"/>
        </w:rPr>
      </w:pPr>
      <w:r>
        <w:rPr>
          <w:szCs w:val="22"/>
        </w:rPr>
        <w:t>类型：公认成熟算法</w:t>
      </w:r>
    </w:p>
    <w:p>
      <w:pPr>
        <w:pStyle w:val="53"/>
        <w:rPr>
          <w:szCs w:val="22"/>
        </w:rPr>
      </w:pPr>
      <w:r>
        <w:rPr>
          <w:szCs w:val="22"/>
        </w:rPr>
        <w:t>用途：判定连发心律失常</w:t>
      </w:r>
    </w:p>
    <w:p>
      <w:pPr>
        <w:pStyle w:val="53"/>
        <w:rPr>
          <w:szCs w:val="22"/>
        </w:rPr>
      </w:pPr>
      <w:r>
        <w:rPr>
          <w:szCs w:val="22"/>
        </w:rPr>
        <w:t>算法实现：如果出现连续（室上性/室性）心搏类型3个及3个以上，则判定为连发。</w:t>
      </w:r>
    </w:p>
    <w:p>
      <w:pPr>
        <w:pStyle w:val="53"/>
        <w:rPr>
          <w:szCs w:val="22"/>
        </w:rPr>
      </w:pPr>
      <w:r>
        <w:rPr>
          <w:szCs w:val="22"/>
        </w:rPr>
        <w:t xml:space="preserve">  </w:t>
      </w:r>
    </w:p>
    <w:p>
      <w:pPr>
        <w:pStyle w:val="53"/>
        <w:numPr>
          <w:ilvl w:val="0"/>
          <w:numId w:val="21"/>
        </w:numPr>
        <w:ind w:firstLineChars="0"/>
        <w:rPr>
          <w:szCs w:val="22"/>
        </w:rPr>
      </w:pPr>
      <w:r>
        <w:rPr>
          <w:szCs w:val="22"/>
        </w:rPr>
        <w:t>算法名称：室性判定方法</w:t>
      </w:r>
    </w:p>
    <w:p>
      <w:pPr>
        <w:pStyle w:val="53"/>
        <w:rPr>
          <w:szCs w:val="22"/>
        </w:rPr>
      </w:pPr>
      <w:r>
        <w:rPr>
          <w:szCs w:val="22"/>
        </w:rPr>
        <w:t>类型：公认成熟算法</w:t>
      </w:r>
    </w:p>
    <w:p>
      <w:pPr>
        <w:pStyle w:val="53"/>
        <w:rPr>
          <w:szCs w:val="22"/>
        </w:rPr>
      </w:pPr>
      <w:r>
        <w:rPr>
          <w:szCs w:val="22"/>
        </w:rPr>
        <w:t>用途：判定室性心搏</w:t>
      </w:r>
    </w:p>
    <w:p>
      <w:pPr>
        <w:pStyle w:val="53"/>
        <w:rPr>
          <w:szCs w:val="22"/>
        </w:rPr>
      </w:pPr>
      <w:r>
        <w:rPr>
          <w:szCs w:val="22"/>
        </w:rPr>
        <w:t>算法实现：如果出现宽大畸形QRS波，时限大于0.12s，ST段和T波方向与QRS波主波方向相反，且QRS波前后无P波，则判定为室性心搏。</w:t>
      </w:r>
    </w:p>
    <w:p>
      <w:pPr>
        <w:pStyle w:val="53"/>
        <w:rPr>
          <w:szCs w:val="22"/>
        </w:rPr>
      </w:pPr>
    </w:p>
    <w:p>
      <w:pPr>
        <w:pStyle w:val="53"/>
        <w:numPr>
          <w:ilvl w:val="0"/>
          <w:numId w:val="21"/>
        </w:numPr>
        <w:ind w:firstLineChars="0"/>
        <w:rPr>
          <w:szCs w:val="22"/>
        </w:rPr>
      </w:pPr>
      <w:r>
        <w:rPr>
          <w:szCs w:val="22"/>
        </w:rPr>
        <w:t>算法名称：房颤判定方法</w:t>
      </w:r>
    </w:p>
    <w:p>
      <w:pPr>
        <w:pStyle w:val="53"/>
        <w:rPr>
          <w:szCs w:val="22"/>
        </w:rPr>
      </w:pPr>
      <w:r>
        <w:rPr>
          <w:szCs w:val="22"/>
        </w:rPr>
        <w:t>类型：公认成熟算法</w:t>
      </w:r>
    </w:p>
    <w:p>
      <w:pPr>
        <w:pStyle w:val="53"/>
        <w:rPr>
          <w:szCs w:val="22"/>
        </w:rPr>
      </w:pPr>
      <w:r>
        <w:rPr>
          <w:szCs w:val="22"/>
        </w:rPr>
        <w:t>用途：判定房颤</w:t>
      </w:r>
    </w:p>
    <w:p>
      <w:pPr>
        <w:pStyle w:val="53"/>
        <w:rPr>
          <w:szCs w:val="22"/>
        </w:rPr>
      </w:pPr>
      <w:r>
        <w:rPr>
          <w:szCs w:val="22"/>
        </w:rPr>
        <w:t>算法实现：先依据给定心搏间期差异是否全部满足差异值或部分满足差异值；如果全部满足则直接显示房颤；如果是部分满足则通过指数移动平均法来计算；计算相邻RR间期的移动平均指数值差异满足给定阈值来判定是否房颤。</w:t>
      </w:r>
    </w:p>
    <w:p>
      <w:pPr>
        <w:pStyle w:val="53"/>
        <w:rPr>
          <w:szCs w:val="22"/>
        </w:rPr>
      </w:pPr>
    </w:p>
    <w:p>
      <w:pPr>
        <w:pStyle w:val="53"/>
        <w:numPr>
          <w:ilvl w:val="0"/>
          <w:numId w:val="21"/>
        </w:numPr>
        <w:ind w:firstLineChars="0"/>
        <w:rPr>
          <w:szCs w:val="22"/>
        </w:rPr>
      </w:pPr>
      <w:r>
        <w:rPr>
          <w:szCs w:val="22"/>
        </w:rPr>
        <w:t>算法名称：心率变异性计算方法</w:t>
      </w:r>
    </w:p>
    <w:p>
      <w:pPr>
        <w:pStyle w:val="53"/>
        <w:rPr>
          <w:szCs w:val="22"/>
        </w:rPr>
      </w:pPr>
      <w:r>
        <w:rPr>
          <w:szCs w:val="22"/>
        </w:rPr>
        <w:t>类型：公认成熟算法</w:t>
      </w:r>
    </w:p>
    <w:p>
      <w:pPr>
        <w:pStyle w:val="53"/>
        <w:rPr>
          <w:szCs w:val="22"/>
        </w:rPr>
      </w:pPr>
      <w:r>
        <w:rPr>
          <w:szCs w:val="22"/>
        </w:rPr>
        <w:t>用途：计算HRV功能</w:t>
      </w:r>
    </w:p>
    <w:p>
      <w:pPr>
        <w:pStyle w:val="53"/>
        <w:rPr>
          <w:szCs w:val="22"/>
        </w:rPr>
      </w:pPr>
      <w:r>
        <w:rPr>
          <w:szCs w:val="22"/>
        </w:rPr>
        <w:t>算法实现：心率变异性主要分析窦性心律不齐程度</w:t>
      </w:r>
    </w:p>
    <w:p>
      <w:pPr>
        <w:pStyle w:val="53"/>
        <w:rPr>
          <w:szCs w:val="22"/>
        </w:rPr>
      </w:pPr>
      <w:r>
        <w:rPr>
          <w:szCs w:val="22"/>
        </w:rPr>
        <w:t>分析方法主要分为：时域分析指标、频域分析指标和非线性分析指标</w:t>
      </w:r>
    </w:p>
    <w:p>
      <w:pPr>
        <w:pStyle w:val="53"/>
        <w:rPr>
          <w:szCs w:val="22"/>
        </w:rPr>
      </w:pPr>
      <w:r>
        <w:rPr>
          <w:szCs w:val="22"/>
        </w:rPr>
        <w:t>时域分析指标：计算每隔5分钟，每隔1小时，白天时段（6:00:01-22:00:00），晚间时段（22:00:01-6:00:00）和整个时段的RR参数指标：SDNN，SDANN，RMSSD，SDSD，NN50，PNN50，三角指数(TRIIDX )，SDNN Index，Mean RR，MAX RR，MIN RR，TINN；还包括图形：RR趋势图和T-RR趋势图；以及指标结论预警提示；</w:t>
      </w:r>
    </w:p>
    <w:p>
      <w:pPr>
        <w:pStyle w:val="53"/>
        <w:rPr>
          <w:szCs w:val="22"/>
        </w:rPr>
      </w:pPr>
      <w:r>
        <w:rPr>
          <w:szCs w:val="22"/>
        </w:rPr>
        <w:t>频域分析指标：计算每5分钟，白天时段（6:00:01-22:00:00），晚间时段（22:00:01-6:00:00），和整个时段分别在RR下列参数指标: HF，LF，VLF，TP，LF_HF，HFnu，LFnu，HFmax，LFmax；还包括图形：功率谱密度图；以及指标结论预警提示；</w:t>
      </w:r>
    </w:p>
    <w:p>
      <w:pPr>
        <w:pStyle w:val="53"/>
        <w:rPr>
          <w:szCs w:val="22"/>
        </w:rPr>
      </w:pPr>
      <w:r>
        <w:rPr>
          <w:szCs w:val="22"/>
        </w:rPr>
        <w:t>非线性分析指标：计算每5分钟，白天时段（6:00:01-22:00:00），晚间时段（22:00:01-6:00:00），和整个时段分别在RR和RR差值下列参数指标：VLI，VAI；</w:t>
      </w:r>
    </w:p>
    <w:p>
      <w:pPr>
        <w:pStyle w:val="53"/>
        <w:rPr>
          <w:rFonts w:hint="eastAsia" w:eastAsia="宋体"/>
          <w:szCs w:val="22"/>
          <w:lang w:eastAsia="zh-CN"/>
        </w:rPr>
      </w:pPr>
      <w:r>
        <w:rPr>
          <w:szCs w:val="22"/>
        </w:rPr>
        <w:t>还包括图形：RR和RR差值直方图，RR和RR差值散点图；以及指标结论预警提示</w:t>
      </w:r>
      <w:del w:id="365" w:author="小多" w:date="2020-09-16T21:05:39Z">
        <w:r>
          <w:rPr>
            <w:szCs w:val="22"/>
          </w:rPr>
          <w:delText>；</w:delText>
        </w:r>
      </w:del>
      <w:ins w:id="366" w:author="小多" w:date="2020-09-16T21:05:39Z">
        <w:r>
          <w:rPr>
            <w:rFonts w:hint="eastAsia"/>
            <w:szCs w:val="22"/>
            <w:lang w:eastAsia="zh-CN"/>
          </w:rPr>
          <w:t>。</w:t>
        </w:r>
      </w:ins>
    </w:p>
    <w:p>
      <w:pPr>
        <w:pStyle w:val="53"/>
        <w:rPr>
          <w:szCs w:val="22"/>
        </w:rPr>
      </w:pPr>
    </w:p>
    <w:p>
      <w:pPr>
        <w:pStyle w:val="53"/>
        <w:numPr>
          <w:ilvl w:val="0"/>
          <w:numId w:val="21"/>
        </w:numPr>
        <w:ind w:firstLineChars="0"/>
        <w:rPr>
          <w:szCs w:val="22"/>
        </w:rPr>
      </w:pPr>
      <w:r>
        <w:rPr>
          <w:szCs w:val="22"/>
        </w:rPr>
        <w:t>算法名称：ST计算方法</w:t>
      </w:r>
    </w:p>
    <w:p>
      <w:pPr>
        <w:pStyle w:val="53"/>
        <w:rPr>
          <w:szCs w:val="22"/>
        </w:rPr>
      </w:pPr>
      <w:r>
        <w:rPr>
          <w:szCs w:val="22"/>
        </w:rPr>
        <w:t>类型：公认成熟算法</w:t>
      </w:r>
    </w:p>
    <w:p>
      <w:pPr>
        <w:pStyle w:val="53"/>
        <w:rPr>
          <w:szCs w:val="22"/>
        </w:rPr>
      </w:pPr>
      <w:r>
        <w:rPr>
          <w:szCs w:val="22"/>
        </w:rPr>
        <w:t>用途：</w:t>
      </w:r>
      <w:del w:id="367" w:author="小多" w:date="2020-09-16T21:10:15Z">
        <w:r>
          <w:rPr>
            <w:rFonts w:hint="default"/>
            <w:szCs w:val="22"/>
            <w:lang w:val="en-US"/>
          </w:rPr>
          <w:delText>计算</w:delText>
        </w:r>
      </w:del>
      <w:ins w:id="368" w:author="小多" w:date="2020-09-16T21:10:18Z">
        <w:r>
          <w:rPr>
            <w:rFonts w:hint="eastAsia"/>
            <w:szCs w:val="22"/>
            <w:lang w:val="en-US" w:eastAsia="zh-CN"/>
          </w:rPr>
          <w:t>用于</w:t>
        </w:r>
      </w:ins>
      <w:ins w:id="369" w:author="小多" w:date="2020-09-16T21:10:11Z">
        <w:r>
          <w:rPr>
            <w:szCs w:val="22"/>
          </w:rPr>
          <w:t>ST计算</w:t>
        </w:r>
      </w:ins>
      <w:del w:id="370" w:author="小多" w:date="2020-09-16T21:10:11Z">
        <w:r>
          <w:rPr>
            <w:szCs w:val="22"/>
          </w:rPr>
          <w:delText>HRV功能</w:delText>
        </w:r>
      </w:del>
    </w:p>
    <w:p>
      <w:pPr>
        <w:pStyle w:val="53"/>
        <w:rPr>
          <w:szCs w:val="22"/>
        </w:rPr>
      </w:pPr>
      <w:r>
        <w:rPr>
          <w:szCs w:val="22"/>
        </w:rPr>
        <w:t>算法实现：ST段抬高或压低以QRS起点为基准线，以J点后0.06s为准。计算一分钟内ST段抬高或压低的平均值。</w:t>
      </w:r>
    </w:p>
    <w:p>
      <w:pPr>
        <w:rPr>
          <w:color w:val="000000"/>
          <w:sz w:val="28"/>
          <w:szCs w:val="28"/>
        </w:rPr>
      </w:pPr>
    </w:p>
    <w:sectPr>
      <w:pgSz w:w="11906" w:h="16838"/>
      <w:pgMar w:top="1440" w:right="1800" w:bottom="986" w:left="1800" w:header="851" w:footer="850"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uo Beata" w:date="2020-09-08T15:32:00Z" w:initials="">
    <w:p w14:paraId="68604727">
      <w:pPr>
        <w:pStyle w:val="6"/>
      </w:pPr>
      <w:r>
        <w:rPr>
          <w:rFonts w:hint="eastAsia"/>
        </w:rPr>
        <w:t>此处信息需与技术要求信息完全一致。</w:t>
      </w:r>
    </w:p>
  </w:comment>
  <w:comment w:id="1" w:author="Huo Beata" w:date="2020-09-08T15:09:00Z" w:initials="">
    <w:p w14:paraId="1B92162C">
      <w:pPr>
        <w:pStyle w:val="6"/>
      </w:pPr>
      <w:r>
        <w:rPr>
          <w:rFonts w:hint="eastAsia"/>
        </w:rPr>
        <w:t>软件的更新指的是：描述软件版本从1</w:t>
      </w:r>
      <w:r>
        <w:t>.0.0.0</w:t>
      </w:r>
      <w:r>
        <w:rPr>
          <w:rFonts w:hint="eastAsia"/>
        </w:rPr>
        <w:t>到1</w:t>
      </w:r>
      <w:r>
        <w:t>.0.2.3</w:t>
      </w:r>
      <w:r>
        <w:rPr>
          <w:rFonts w:hint="eastAsia"/>
        </w:rPr>
        <w:t>的变化。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604727" w15:done="0"/>
  <w15:commentEx w15:paraId="1B9216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page" w:x="5860" w:y="49"/>
      <w:jc w:val="both"/>
      <w:rPr>
        <w:rStyle w:val="19"/>
      </w:rPr>
    </w:pPr>
    <w:r>
      <w:rPr>
        <w:rStyle w:val="19"/>
      </w:rPr>
      <w:fldChar w:fldCharType="begin"/>
    </w:r>
    <w:r>
      <w:rPr>
        <w:rStyle w:val="19"/>
      </w:rPr>
      <w:instrText xml:space="preserve">PAGE  </w:instrText>
    </w:r>
    <w:r>
      <w:rPr>
        <w:rStyle w:val="19"/>
      </w:rPr>
      <w:fldChar w:fldCharType="separate"/>
    </w:r>
    <w:r>
      <w:rPr>
        <w:rStyle w:val="19"/>
      </w:rPr>
      <w:t>18</w:t>
    </w:r>
    <w:r>
      <w:rPr>
        <w:rStyle w:val="19"/>
      </w:rPr>
      <w:fldChar w:fldCharType="end"/>
    </w:r>
  </w:p>
  <w:p>
    <w:pPr>
      <w:pStyle w:val="12"/>
      <w:ind w:right="360"/>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jc w:val="center"/>
    </w:pPr>
    <w:r>
      <w:rPr>
        <w:lang w:val="en-U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30480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pt;height:144pt;width:144pt;mso-position-horizontal:center;mso-position-horizontal-relative:margin;mso-wrap-style:none;z-index:251658240;mso-width-relative:page;mso-height-relative:page;" filled="f" stroked="f" coordsize="21600,21600" o:gfxdata="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5vBhS0wAAAAYBAAAPAAAAAAAAAAEAIAAAACIA&#10;AABkcnMvZG93bnJldi54bWxQSwECFAAUAAAACACHTuJAGoMyvA4CAAAJBAAADgAAAAAAAAABACAA&#10;AAAiAQAAZHJzL2Uyb0RvYy54bWxQSwUGAAAAAAYABgBZAQAAogUAAAAA&#10;">
              <v:fill on="f" focussize="0,0"/>
              <v:stroke on="f" weight="0.5pt"/>
              <v:imagedata o:title=""/>
              <o:lock v:ext="edit" aspectratio="f"/>
              <v:textbox inset="0mm,0mm,0mm,0mm" style="mso-fit-shape-to-text:t;">
                <w:txbxContent>
                  <w:p>
                    <w:pPr>
                      <w:pStyle w:val="12"/>
                      <w:jc w:val="both"/>
                      <w:rPr>
                        <w:rStyle w:val="19"/>
                      </w:rPr>
                    </w:pPr>
                    <w:r>
                      <w:rPr>
                        <w:rStyle w:val="19"/>
                      </w:rPr>
                      <w:fldChar w:fldCharType="begin"/>
                    </w:r>
                    <w:r>
                      <w:rPr>
                        <w:rStyle w:val="19"/>
                      </w:rPr>
                      <w:instrText xml:space="preserve">PAGE  </w:instrText>
                    </w:r>
                    <w:r>
                      <w:rPr>
                        <w:rStyle w:val="19"/>
                      </w:rPr>
                      <w:fldChar w:fldCharType="separate"/>
                    </w:r>
                    <w:r>
                      <w:rPr>
                        <w:rStyle w:val="19"/>
                      </w:rPr>
                      <w:t>4</w:t>
                    </w:r>
                    <w:r>
                      <w:rPr>
                        <w:rStyle w:val="19"/>
                      </w:rPr>
                      <w:fldChar w:fldCharType="end"/>
                    </w:r>
                  </w:p>
                </w:txbxContent>
              </v:textbox>
            </v:shape>
          </w:pict>
        </mc:Fallback>
      </mc:AlternateContent>
    </w: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FFFFF83"/>
    <w:lvl w:ilvl="0" w:tentative="0">
      <w:start w:val="1"/>
      <w:numFmt w:val="bullet"/>
      <w:pStyle w:val="9"/>
      <w:lvlText w:val=""/>
      <w:lvlJc w:val="left"/>
      <w:pPr>
        <w:tabs>
          <w:tab w:val="left" w:pos="780"/>
        </w:tabs>
        <w:ind w:left="780" w:hanging="360"/>
      </w:pPr>
      <w:rPr>
        <w:rFonts w:hint="default" w:ascii="Wingdings" w:hAnsi="Wingdings"/>
      </w:rPr>
    </w:lvl>
  </w:abstractNum>
  <w:abstractNum w:abstractNumId="1">
    <w:nsid w:val="07611BE5"/>
    <w:multiLevelType w:val="multilevel"/>
    <w:tmpl w:val="07611BE5"/>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A1D392E"/>
    <w:multiLevelType w:val="multilevel"/>
    <w:tmpl w:val="0A1D392E"/>
    <w:lvl w:ilvl="0" w:tentative="0">
      <w:start w:val="1"/>
      <w:numFmt w:val="decimal"/>
      <w:lvlText w:val="%1."/>
      <w:lvlJc w:val="left"/>
      <w:pPr>
        <w:tabs>
          <w:tab w:val="left" w:pos="720"/>
        </w:tabs>
        <w:ind w:left="720" w:hanging="360"/>
      </w:pPr>
    </w:lvl>
    <w:lvl w:ilvl="1" w:tentative="0">
      <w:start w:val="3"/>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126A7D"/>
    <w:multiLevelType w:val="multilevel"/>
    <w:tmpl w:val="1D126A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E642B4F"/>
    <w:multiLevelType w:val="multilevel"/>
    <w:tmpl w:val="1E642B4F"/>
    <w:lvl w:ilvl="0" w:tentative="0">
      <w:start w:val="3"/>
      <w:numFmt w:val="decimal"/>
      <w:lvlText w:val="%1"/>
      <w:lvlJc w:val="left"/>
      <w:pPr>
        <w:ind w:left="425" w:hanging="425"/>
      </w:pPr>
      <w:rPr>
        <w:rFonts w:hint="eastAsia"/>
        <w:b/>
        <w:i w:val="0"/>
        <w:color w:val="0070C0"/>
        <w:sz w:val="28"/>
      </w:rPr>
    </w:lvl>
    <w:lvl w:ilvl="1" w:tentative="0">
      <w:start w:val="1"/>
      <w:numFmt w:val="decimal"/>
      <w:lvlText w:val="%1.%2"/>
      <w:lvlJc w:val="left"/>
      <w:pPr>
        <w:ind w:left="567" w:hanging="567"/>
      </w:pPr>
      <w:rPr>
        <w:rFonts w:hint="default" w:ascii="Times New Roman" w:hAnsi="Times New Roman" w:eastAsia="宋体"/>
        <w:b w:val="0"/>
        <w:bCs/>
        <w:i w:val="0"/>
        <w:color w:val="auto"/>
        <w:sz w:val="24"/>
        <w:szCs w:val="24"/>
      </w:rPr>
    </w:lvl>
    <w:lvl w:ilvl="2" w:tentative="0">
      <w:start w:val="1"/>
      <w:numFmt w:val="decimal"/>
      <w:lvlText w:val="%1.%2.%3"/>
      <w:lvlJc w:val="left"/>
      <w:pPr>
        <w:ind w:left="709" w:hanging="709"/>
      </w:pPr>
      <w:rPr>
        <w:rFonts w:hint="default" w:ascii="Times New Roman" w:hAnsi="Times New Roman" w:eastAsia="宋体"/>
        <w:color w:val="auto"/>
        <w:sz w:val="24"/>
      </w:rPr>
    </w:lvl>
    <w:lvl w:ilvl="3" w:tentative="0">
      <w:start w:val="1"/>
      <w:numFmt w:val="decimal"/>
      <w:lvlText w:val="%1.%2.%3.%4"/>
      <w:lvlJc w:val="left"/>
      <w:pPr>
        <w:ind w:left="851" w:hanging="851"/>
      </w:pPr>
      <w:rPr>
        <w:rFonts w:hint="default" w:ascii="Times New Roman" w:hAnsi="Times New Roman" w:eastAsia="宋体"/>
        <w:color w:val="auto"/>
        <w:sz w:val="24"/>
      </w:rPr>
    </w:lvl>
    <w:lvl w:ilvl="4" w:tentative="0">
      <w:start w:val="1"/>
      <w:numFmt w:val="decimal"/>
      <w:lvlText w:val="%1.%2.%3.%4.%5"/>
      <w:lvlJc w:val="left"/>
      <w:pPr>
        <w:ind w:left="992" w:hanging="992"/>
      </w:pPr>
      <w:rPr>
        <w:rFonts w:hint="default" w:ascii="Times New Roman" w:hAnsi="Times New Roman" w:eastAsia="宋体"/>
        <w:color w:val="auto"/>
        <w:sz w:val="24"/>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ED76587"/>
    <w:multiLevelType w:val="multilevel"/>
    <w:tmpl w:val="1ED7658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3191F5D"/>
    <w:multiLevelType w:val="multilevel"/>
    <w:tmpl w:val="23191F5D"/>
    <w:lvl w:ilvl="0" w:tentative="0">
      <w:start w:val="1"/>
      <w:numFmt w:val="decimal"/>
      <w:lvlText w:val="%1."/>
      <w:lvlJc w:val="left"/>
      <w:pPr>
        <w:tabs>
          <w:tab w:val="left" w:pos="720"/>
        </w:tabs>
        <w:ind w:left="720" w:hanging="360"/>
      </w:pPr>
    </w:lvl>
    <w:lvl w:ilvl="1" w:tentative="0">
      <w:start w:val="2"/>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32665E3"/>
    <w:multiLevelType w:val="multilevel"/>
    <w:tmpl w:val="332665E3"/>
    <w:lvl w:ilvl="0" w:tentative="0">
      <w:start w:val="1"/>
      <w:numFmt w:val="decimal"/>
      <w:lvlText w:val="%1."/>
      <w:lvlJc w:val="left"/>
      <w:pPr>
        <w:tabs>
          <w:tab w:val="left" w:pos="720"/>
        </w:tabs>
        <w:ind w:left="720" w:hanging="360"/>
      </w:pPr>
    </w:lvl>
    <w:lvl w:ilvl="1" w:tentative="0">
      <w:start w:val="5"/>
      <w:numFmt w:val="lowerLetter"/>
      <w:lvlText w:val="%2."/>
      <w:lvlJc w:val="left"/>
      <w:pPr>
        <w:tabs>
          <w:tab w:val="left" w:pos="1440"/>
        </w:tabs>
        <w:ind w:left="1440" w:hanging="360"/>
      </w:pPr>
    </w:lvl>
    <w:lvl w:ilvl="2" w:tentative="0">
      <w:start w:val="1"/>
      <w:numFmt w:val="decimal"/>
      <w:lvlText w:val="%3)"/>
      <w:lvlJc w:val="left"/>
      <w:pPr>
        <w:ind w:left="2160" w:hanging="360"/>
      </w:pPr>
    </w:lvl>
    <w:lvl w:ilvl="3" w:tentative="0">
      <w:start w:val="1"/>
      <w:numFmt w:val="lowerLetter"/>
      <w:lvlText w:val="%4)"/>
      <w:lvlJc w:val="left"/>
      <w:pPr>
        <w:ind w:left="502"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4F26B8E"/>
    <w:multiLevelType w:val="multilevel"/>
    <w:tmpl w:val="34F26B8E"/>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CFD76D4"/>
    <w:multiLevelType w:val="multilevel"/>
    <w:tmpl w:val="3CFD76D4"/>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66B3191"/>
    <w:multiLevelType w:val="multilevel"/>
    <w:tmpl w:val="466B3191"/>
    <w:lvl w:ilvl="0" w:tentative="0">
      <w:start w:val="2"/>
      <w:numFmt w:val="decimal"/>
      <w:lvlText w:val="%1."/>
      <w:lvlJc w:val="left"/>
      <w:pPr>
        <w:tabs>
          <w:tab w:val="left" w:pos="720"/>
        </w:tabs>
        <w:ind w:left="720" w:hanging="360"/>
      </w:pPr>
    </w:lvl>
    <w:lvl w:ilvl="1" w:tentative="0">
      <w:start w:val="2"/>
      <w:numFmt w:val="bullet"/>
      <w:lvlText w:val=""/>
      <w:lvlJc w:val="left"/>
      <w:pPr>
        <w:ind w:left="1440" w:hanging="360"/>
      </w:pPr>
      <w:rPr>
        <w:rFonts w:hint="default" w:ascii="Times New Roman" w:hAnsi="Times New Roman" w:eastAsia="宋体" w:cs="Times New Roman"/>
      </w:rPr>
    </w:lvl>
    <w:lvl w:ilvl="2" w:tentative="0">
      <w:start w:val="1"/>
      <w:numFmt w:val="decimal"/>
      <w:lvlText w:val="%3)"/>
      <w:lvlJc w:val="left"/>
      <w:pPr>
        <w:ind w:left="2160" w:hanging="360"/>
      </w:pPr>
    </w:lvl>
    <w:lvl w:ilvl="3" w:tentative="0">
      <w:start w:val="1"/>
      <w:numFmt w:val="lowerLetter"/>
      <w:lvlText w:val="%4."/>
      <w:lvlJc w:val="left"/>
      <w:pPr>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753760E"/>
    <w:multiLevelType w:val="multilevel"/>
    <w:tmpl w:val="4753760E"/>
    <w:lvl w:ilvl="0" w:tentative="0">
      <w:start w:val="1"/>
      <w:numFmt w:val="decimal"/>
      <w:lvlText w:val="%1."/>
      <w:lvlJc w:val="left"/>
      <w:pPr>
        <w:tabs>
          <w:tab w:val="left" w:pos="720"/>
        </w:tabs>
        <w:ind w:left="720" w:hanging="360"/>
      </w:pPr>
    </w:lvl>
    <w:lvl w:ilvl="1" w:tentative="0">
      <w:start w:val="4"/>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837C390"/>
    <w:multiLevelType w:val="singleLevel"/>
    <w:tmpl w:val="4837C390"/>
    <w:lvl w:ilvl="0" w:tentative="0">
      <w:start w:val="1"/>
      <w:numFmt w:val="decimal"/>
      <w:suff w:val="space"/>
      <w:lvlText w:val="%1."/>
      <w:lvlJc w:val="left"/>
    </w:lvl>
  </w:abstractNum>
  <w:abstractNum w:abstractNumId="13">
    <w:nsid w:val="4C7B5E66"/>
    <w:multiLevelType w:val="multilevel"/>
    <w:tmpl w:val="4C7B5E66"/>
    <w:lvl w:ilvl="0" w:tentative="0">
      <w:start w:val="1"/>
      <w:numFmt w:val="decimal"/>
      <w:pStyle w:val="50"/>
      <w:lvlText w:val="%1"/>
      <w:lvlJc w:val="left"/>
      <w:pPr>
        <w:ind w:left="420" w:hanging="420"/>
      </w:pPr>
      <w:rPr>
        <w:rFonts w:hint="eastAsia"/>
        <w:b/>
      </w:rPr>
    </w:lvl>
    <w:lvl w:ilvl="1" w:tentative="0">
      <w:start w:val="1"/>
      <w:numFmt w:val="lowerLetter"/>
      <w:lvlText w:val="%2）"/>
      <w:lvlJc w:val="left"/>
      <w:pPr>
        <w:tabs>
          <w:tab w:val="left" w:pos="795"/>
        </w:tabs>
        <w:ind w:left="795" w:hanging="375"/>
      </w:pPr>
      <w:rPr>
        <w:rFonts w:hint="default"/>
        <w:b w:val="0"/>
      </w:rPr>
    </w:lvl>
    <w:lvl w:ilvl="2" w:tentative="0">
      <w:start w:val="1"/>
      <w:numFmt w:val="decimal"/>
      <w:lvlText w:val="%3）"/>
      <w:lvlJc w:val="left"/>
      <w:pPr>
        <w:tabs>
          <w:tab w:val="left" w:pos="3621"/>
        </w:tabs>
        <w:ind w:left="3621" w:hanging="360"/>
      </w:pPr>
      <w:rPr>
        <w:rFonts w:hint="default"/>
        <w:b w:val="0"/>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4">
    <w:nsid w:val="4EAD75AD"/>
    <w:multiLevelType w:val="multilevel"/>
    <w:tmpl w:val="4EAD75AD"/>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4F5064B"/>
    <w:multiLevelType w:val="multilevel"/>
    <w:tmpl w:val="54F5064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7435C39"/>
    <w:multiLevelType w:val="multilevel"/>
    <w:tmpl w:val="57435C39"/>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EAB1A6F"/>
    <w:multiLevelType w:val="multilevel"/>
    <w:tmpl w:val="5EAB1A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69E950DA"/>
    <w:multiLevelType w:val="multilevel"/>
    <w:tmpl w:val="69E950D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6F55656D"/>
    <w:multiLevelType w:val="multilevel"/>
    <w:tmpl w:val="6F55656D"/>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3"/>
  </w:num>
  <w:num w:numId="3">
    <w:abstractNumId w:val="17"/>
  </w:num>
  <w:num w:numId="4">
    <w:abstractNumId w:val="14"/>
  </w:num>
  <w:num w:numId="5">
    <w:abstractNumId w:val="16"/>
  </w:num>
  <w:num w:numId="6">
    <w:abstractNumId w:val="19"/>
  </w:num>
  <w:num w:numId="7">
    <w:abstractNumId w:val="15"/>
  </w:num>
  <w:num w:numId="8">
    <w:abstractNumId w:val="6"/>
  </w:num>
  <w:num w:numId="9">
    <w:abstractNumId w:val="2"/>
  </w:num>
  <w:num w:numId="10">
    <w:abstractNumId w:val="11"/>
  </w:num>
  <w:num w:numId="11">
    <w:abstractNumId w:val="7"/>
  </w:num>
  <w:num w:numId="12">
    <w:abstractNumId w:val="3"/>
  </w:num>
  <w:num w:numId="13">
    <w:abstractNumId w:val="12"/>
  </w:num>
  <w:num w:numId="14">
    <w:abstractNumId w:val="10"/>
  </w:num>
  <w:num w:numId="15">
    <w:abstractNumId w:val="9"/>
  </w:num>
  <w:num w:numId="16">
    <w:abstractNumId w:val="4"/>
  </w:num>
  <w:num w:numId="17">
    <w:abstractNumId w:val="1"/>
  </w:num>
  <w:num w:numId="18">
    <w:abstractNumId w:val="18"/>
  </w:num>
  <w:num w:numId="19">
    <w:abstractNumId w:val="8"/>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uo Beata">
    <w15:presenceInfo w15:providerId="Windows Live" w15:userId="221a78516fc4c642"/>
  </w15:person>
  <w15:person w15:author="小多">
    <w15:presenceInfo w15:providerId="WPS Office" w15:userId="1086306632"/>
  </w15:person>
  <w15:person w15:author="zhangting">
    <w15:presenceInfo w15:providerId="WPS Office" w15:userId="2417664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4D6"/>
    <w:rsid w:val="00001471"/>
    <w:rsid w:val="00007205"/>
    <w:rsid w:val="00011C6D"/>
    <w:rsid w:val="00011D31"/>
    <w:rsid w:val="00025785"/>
    <w:rsid w:val="00025D1B"/>
    <w:rsid w:val="000277A4"/>
    <w:rsid w:val="0003034E"/>
    <w:rsid w:val="0003660E"/>
    <w:rsid w:val="00043928"/>
    <w:rsid w:val="00043EF6"/>
    <w:rsid w:val="0005733B"/>
    <w:rsid w:val="000621CA"/>
    <w:rsid w:val="0006222C"/>
    <w:rsid w:val="000739AC"/>
    <w:rsid w:val="00082304"/>
    <w:rsid w:val="000829F0"/>
    <w:rsid w:val="000921C0"/>
    <w:rsid w:val="00093394"/>
    <w:rsid w:val="000A289D"/>
    <w:rsid w:val="000A3A86"/>
    <w:rsid w:val="000A5051"/>
    <w:rsid w:val="000B3FF7"/>
    <w:rsid w:val="000B7216"/>
    <w:rsid w:val="000C3843"/>
    <w:rsid w:val="000C400E"/>
    <w:rsid w:val="000C62FB"/>
    <w:rsid w:val="000D68CB"/>
    <w:rsid w:val="000E28DB"/>
    <w:rsid w:val="000E31BF"/>
    <w:rsid w:val="000E7723"/>
    <w:rsid w:val="000F7C4D"/>
    <w:rsid w:val="0010001E"/>
    <w:rsid w:val="00104351"/>
    <w:rsid w:val="001138CD"/>
    <w:rsid w:val="00114D4C"/>
    <w:rsid w:val="00115122"/>
    <w:rsid w:val="0012125E"/>
    <w:rsid w:val="001216F5"/>
    <w:rsid w:val="00121788"/>
    <w:rsid w:val="00124595"/>
    <w:rsid w:val="00127F08"/>
    <w:rsid w:val="001301BA"/>
    <w:rsid w:val="00130260"/>
    <w:rsid w:val="00133243"/>
    <w:rsid w:val="001350F7"/>
    <w:rsid w:val="00140E82"/>
    <w:rsid w:val="00142680"/>
    <w:rsid w:val="001517BC"/>
    <w:rsid w:val="00154873"/>
    <w:rsid w:val="00160B21"/>
    <w:rsid w:val="0016299C"/>
    <w:rsid w:val="0016576E"/>
    <w:rsid w:val="00177CA7"/>
    <w:rsid w:val="00190DA4"/>
    <w:rsid w:val="001926CA"/>
    <w:rsid w:val="001945A7"/>
    <w:rsid w:val="00195E7D"/>
    <w:rsid w:val="001965E4"/>
    <w:rsid w:val="0019709C"/>
    <w:rsid w:val="001A1CE5"/>
    <w:rsid w:val="001A1EA7"/>
    <w:rsid w:val="001B1E5C"/>
    <w:rsid w:val="001B24D4"/>
    <w:rsid w:val="001B252F"/>
    <w:rsid w:val="001B378B"/>
    <w:rsid w:val="001B46D3"/>
    <w:rsid w:val="001C3442"/>
    <w:rsid w:val="001C3B62"/>
    <w:rsid w:val="001C4192"/>
    <w:rsid w:val="001D045F"/>
    <w:rsid w:val="001D17EA"/>
    <w:rsid w:val="001D5039"/>
    <w:rsid w:val="001D7591"/>
    <w:rsid w:val="001E1CCB"/>
    <w:rsid w:val="001E593E"/>
    <w:rsid w:val="001F03A6"/>
    <w:rsid w:val="001F344A"/>
    <w:rsid w:val="001F5A8C"/>
    <w:rsid w:val="00200540"/>
    <w:rsid w:val="00202C86"/>
    <w:rsid w:val="00207431"/>
    <w:rsid w:val="00210C2C"/>
    <w:rsid w:val="0021238A"/>
    <w:rsid w:val="00214EF9"/>
    <w:rsid w:val="00220B01"/>
    <w:rsid w:val="002210D7"/>
    <w:rsid w:val="002304DE"/>
    <w:rsid w:val="002320CA"/>
    <w:rsid w:val="0023233A"/>
    <w:rsid w:val="002329CC"/>
    <w:rsid w:val="00232A52"/>
    <w:rsid w:val="00233902"/>
    <w:rsid w:val="002339CE"/>
    <w:rsid w:val="00234029"/>
    <w:rsid w:val="002374D6"/>
    <w:rsid w:val="002402C0"/>
    <w:rsid w:val="0024566D"/>
    <w:rsid w:val="00250A06"/>
    <w:rsid w:val="002601E2"/>
    <w:rsid w:val="002616EB"/>
    <w:rsid w:val="0026206D"/>
    <w:rsid w:val="002621C4"/>
    <w:rsid w:val="00263B19"/>
    <w:rsid w:val="00263C71"/>
    <w:rsid w:val="002761B7"/>
    <w:rsid w:val="00284E81"/>
    <w:rsid w:val="002869FE"/>
    <w:rsid w:val="002871BC"/>
    <w:rsid w:val="00291AC4"/>
    <w:rsid w:val="002A254A"/>
    <w:rsid w:val="002A5344"/>
    <w:rsid w:val="002B3488"/>
    <w:rsid w:val="002B411F"/>
    <w:rsid w:val="002B54DE"/>
    <w:rsid w:val="002B64DC"/>
    <w:rsid w:val="002C28E5"/>
    <w:rsid w:val="002D13F4"/>
    <w:rsid w:val="002D5AB7"/>
    <w:rsid w:val="002E10E3"/>
    <w:rsid w:val="002E2F42"/>
    <w:rsid w:val="002E374B"/>
    <w:rsid w:val="002E7EE0"/>
    <w:rsid w:val="002F2267"/>
    <w:rsid w:val="002F2C1F"/>
    <w:rsid w:val="00302FB1"/>
    <w:rsid w:val="003111A0"/>
    <w:rsid w:val="00312B4C"/>
    <w:rsid w:val="00314596"/>
    <w:rsid w:val="003158B3"/>
    <w:rsid w:val="00316C48"/>
    <w:rsid w:val="00323799"/>
    <w:rsid w:val="003309BD"/>
    <w:rsid w:val="00331086"/>
    <w:rsid w:val="00331551"/>
    <w:rsid w:val="00334A4B"/>
    <w:rsid w:val="00342FE0"/>
    <w:rsid w:val="00343209"/>
    <w:rsid w:val="003470DF"/>
    <w:rsid w:val="00357DE8"/>
    <w:rsid w:val="003626A3"/>
    <w:rsid w:val="00363F68"/>
    <w:rsid w:val="003661B6"/>
    <w:rsid w:val="00371F52"/>
    <w:rsid w:val="00377615"/>
    <w:rsid w:val="00382F22"/>
    <w:rsid w:val="00383E19"/>
    <w:rsid w:val="0038498D"/>
    <w:rsid w:val="0038755B"/>
    <w:rsid w:val="003914AE"/>
    <w:rsid w:val="0039192A"/>
    <w:rsid w:val="00391D1D"/>
    <w:rsid w:val="003A538F"/>
    <w:rsid w:val="003B06AD"/>
    <w:rsid w:val="003B2AB4"/>
    <w:rsid w:val="003B6004"/>
    <w:rsid w:val="003C17E1"/>
    <w:rsid w:val="003C3130"/>
    <w:rsid w:val="003C36BF"/>
    <w:rsid w:val="003D0125"/>
    <w:rsid w:val="003D28DE"/>
    <w:rsid w:val="003D4411"/>
    <w:rsid w:val="003F3A57"/>
    <w:rsid w:val="003F413C"/>
    <w:rsid w:val="003F4EB0"/>
    <w:rsid w:val="00411C15"/>
    <w:rsid w:val="00415143"/>
    <w:rsid w:val="00417BC1"/>
    <w:rsid w:val="00424654"/>
    <w:rsid w:val="00426D36"/>
    <w:rsid w:val="0042775F"/>
    <w:rsid w:val="00433416"/>
    <w:rsid w:val="00435B94"/>
    <w:rsid w:val="00436670"/>
    <w:rsid w:val="00441478"/>
    <w:rsid w:val="0044287E"/>
    <w:rsid w:val="00444975"/>
    <w:rsid w:val="00445175"/>
    <w:rsid w:val="00446B36"/>
    <w:rsid w:val="00450DB0"/>
    <w:rsid w:val="00451644"/>
    <w:rsid w:val="00452994"/>
    <w:rsid w:val="004639B2"/>
    <w:rsid w:val="0046408F"/>
    <w:rsid w:val="00466869"/>
    <w:rsid w:val="00467AA1"/>
    <w:rsid w:val="00471B07"/>
    <w:rsid w:val="0047474C"/>
    <w:rsid w:val="00480365"/>
    <w:rsid w:val="00481CCC"/>
    <w:rsid w:val="004829E6"/>
    <w:rsid w:val="004833A6"/>
    <w:rsid w:val="004868DE"/>
    <w:rsid w:val="00487D62"/>
    <w:rsid w:val="004909C3"/>
    <w:rsid w:val="00491FF0"/>
    <w:rsid w:val="00496DE2"/>
    <w:rsid w:val="004A0021"/>
    <w:rsid w:val="004A062A"/>
    <w:rsid w:val="004A2596"/>
    <w:rsid w:val="004A2E99"/>
    <w:rsid w:val="004A51CD"/>
    <w:rsid w:val="004A671B"/>
    <w:rsid w:val="004B27E9"/>
    <w:rsid w:val="004B2B25"/>
    <w:rsid w:val="004C1620"/>
    <w:rsid w:val="004C30BB"/>
    <w:rsid w:val="004D1A55"/>
    <w:rsid w:val="004D2939"/>
    <w:rsid w:val="004E40D6"/>
    <w:rsid w:val="004E7E82"/>
    <w:rsid w:val="004F3D5E"/>
    <w:rsid w:val="004F576C"/>
    <w:rsid w:val="00504121"/>
    <w:rsid w:val="0050751D"/>
    <w:rsid w:val="005106EC"/>
    <w:rsid w:val="005134EA"/>
    <w:rsid w:val="00516854"/>
    <w:rsid w:val="00526024"/>
    <w:rsid w:val="005304C4"/>
    <w:rsid w:val="00534130"/>
    <w:rsid w:val="00535229"/>
    <w:rsid w:val="00537426"/>
    <w:rsid w:val="005378D9"/>
    <w:rsid w:val="0054138F"/>
    <w:rsid w:val="005420ED"/>
    <w:rsid w:val="005517E7"/>
    <w:rsid w:val="005552A1"/>
    <w:rsid w:val="00561203"/>
    <w:rsid w:val="00562C96"/>
    <w:rsid w:val="005630B1"/>
    <w:rsid w:val="0056707D"/>
    <w:rsid w:val="005704D4"/>
    <w:rsid w:val="00571DAC"/>
    <w:rsid w:val="00580619"/>
    <w:rsid w:val="005925A8"/>
    <w:rsid w:val="00592852"/>
    <w:rsid w:val="00595CC5"/>
    <w:rsid w:val="005963AB"/>
    <w:rsid w:val="00597447"/>
    <w:rsid w:val="005A31D9"/>
    <w:rsid w:val="005A5129"/>
    <w:rsid w:val="005B0367"/>
    <w:rsid w:val="005B6D48"/>
    <w:rsid w:val="005B747E"/>
    <w:rsid w:val="005C33DB"/>
    <w:rsid w:val="005C3505"/>
    <w:rsid w:val="005F39FD"/>
    <w:rsid w:val="005F4213"/>
    <w:rsid w:val="005F48FF"/>
    <w:rsid w:val="00603DFB"/>
    <w:rsid w:val="006062BA"/>
    <w:rsid w:val="006075E6"/>
    <w:rsid w:val="00611B1D"/>
    <w:rsid w:val="00612767"/>
    <w:rsid w:val="00614896"/>
    <w:rsid w:val="00623A15"/>
    <w:rsid w:val="00631232"/>
    <w:rsid w:val="006340AD"/>
    <w:rsid w:val="0063664E"/>
    <w:rsid w:val="00640C80"/>
    <w:rsid w:val="00641290"/>
    <w:rsid w:val="006425EF"/>
    <w:rsid w:val="00643036"/>
    <w:rsid w:val="006455BF"/>
    <w:rsid w:val="00647381"/>
    <w:rsid w:val="00650C39"/>
    <w:rsid w:val="00650D2A"/>
    <w:rsid w:val="006529ED"/>
    <w:rsid w:val="00654651"/>
    <w:rsid w:val="006570DA"/>
    <w:rsid w:val="00657D14"/>
    <w:rsid w:val="00661E85"/>
    <w:rsid w:val="00661F77"/>
    <w:rsid w:val="006642E7"/>
    <w:rsid w:val="00664CBD"/>
    <w:rsid w:val="00667090"/>
    <w:rsid w:val="006706B2"/>
    <w:rsid w:val="00671D13"/>
    <w:rsid w:val="00674058"/>
    <w:rsid w:val="00675E16"/>
    <w:rsid w:val="0068104E"/>
    <w:rsid w:val="0068741B"/>
    <w:rsid w:val="00687F0D"/>
    <w:rsid w:val="00692F25"/>
    <w:rsid w:val="00694C44"/>
    <w:rsid w:val="00697D48"/>
    <w:rsid w:val="006A4C24"/>
    <w:rsid w:val="006A72F8"/>
    <w:rsid w:val="006B01E1"/>
    <w:rsid w:val="006C1B7F"/>
    <w:rsid w:val="006C5F7B"/>
    <w:rsid w:val="006D02F7"/>
    <w:rsid w:val="006D0B1A"/>
    <w:rsid w:val="006D121F"/>
    <w:rsid w:val="006D2DD8"/>
    <w:rsid w:val="006D327A"/>
    <w:rsid w:val="006D3E2D"/>
    <w:rsid w:val="006D466A"/>
    <w:rsid w:val="006E6EFF"/>
    <w:rsid w:val="006F14EA"/>
    <w:rsid w:val="006F2522"/>
    <w:rsid w:val="006F5249"/>
    <w:rsid w:val="006F590A"/>
    <w:rsid w:val="006F5B5D"/>
    <w:rsid w:val="006F7F39"/>
    <w:rsid w:val="00702089"/>
    <w:rsid w:val="00706260"/>
    <w:rsid w:val="00710260"/>
    <w:rsid w:val="00717C0D"/>
    <w:rsid w:val="007212F1"/>
    <w:rsid w:val="00721BBF"/>
    <w:rsid w:val="00722084"/>
    <w:rsid w:val="007229D9"/>
    <w:rsid w:val="00722E25"/>
    <w:rsid w:val="007279F3"/>
    <w:rsid w:val="00730AE2"/>
    <w:rsid w:val="00731189"/>
    <w:rsid w:val="0073186F"/>
    <w:rsid w:val="00734E82"/>
    <w:rsid w:val="00734F52"/>
    <w:rsid w:val="00735069"/>
    <w:rsid w:val="00736D12"/>
    <w:rsid w:val="00741AF2"/>
    <w:rsid w:val="007442C8"/>
    <w:rsid w:val="00753374"/>
    <w:rsid w:val="0075547A"/>
    <w:rsid w:val="00757328"/>
    <w:rsid w:val="007626C1"/>
    <w:rsid w:val="00773827"/>
    <w:rsid w:val="007752CC"/>
    <w:rsid w:val="007765AC"/>
    <w:rsid w:val="00782F5D"/>
    <w:rsid w:val="00784A86"/>
    <w:rsid w:val="0078734E"/>
    <w:rsid w:val="007925C5"/>
    <w:rsid w:val="0079362E"/>
    <w:rsid w:val="00794CD1"/>
    <w:rsid w:val="007A0599"/>
    <w:rsid w:val="007A3211"/>
    <w:rsid w:val="007A6341"/>
    <w:rsid w:val="007B5B79"/>
    <w:rsid w:val="007B5E6E"/>
    <w:rsid w:val="007B6AD9"/>
    <w:rsid w:val="007C03DD"/>
    <w:rsid w:val="007C2AD2"/>
    <w:rsid w:val="007C2C1C"/>
    <w:rsid w:val="007C67B3"/>
    <w:rsid w:val="007D3D3C"/>
    <w:rsid w:val="007E086E"/>
    <w:rsid w:val="007E4CC5"/>
    <w:rsid w:val="007F28A0"/>
    <w:rsid w:val="007F46F3"/>
    <w:rsid w:val="007F5AA5"/>
    <w:rsid w:val="007F5DA2"/>
    <w:rsid w:val="008021FB"/>
    <w:rsid w:val="0080555C"/>
    <w:rsid w:val="0080617C"/>
    <w:rsid w:val="00807A46"/>
    <w:rsid w:val="008157BB"/>
    <w:rsid w:val="00817215"/>
    <w:rsid w:val="008253C9"/>
    <w:rsid w:val="00826212"/>
    <w:rsid w:val="00830DE8"/>
    <w:rsid w:val="00834C7E"/>
    <w:rsid w:val="00834EA9"/>
    <w:rsid w:val="00851274"/>
    <w:rsid w:val="00853462"/>
    <w:rsid w:val="00856D7E"/>
    <w:rsid w:val="00857361"/>
    <w:rsid w:val="00857912"/>
    <w:rsid w:val="008741BC"/>
    <w:rsid w:val="00880D51"/>
    <w:rsid w:val="0088430D"/>
    <w:rsid w:val="00893CFE"/>
    <w:rsid w:val="00896AF1"/>
    <w:rsid w:val="008A2287"/>
    <w:rsid w:val="008B037E"/>
    <w:rsid w:val="008B45C4"/>
    <w:rsid w:val="008C0D41"/>
    <w:rsid w:val="008C409E"/>
    <w:rsid w:val="008C6390"/>
    <w:rsid w:val="008D1C01"/>
    <w:rsid w:val="008D2892"/>
    <w:rsid w:val="009220C0"/>
    <w:rsid w:val="0092281C"/>
    <w:rsid w:val="00922B31"/>
    <w:rsid w:val="00925573"/>
    <w:rsid w:val="00926EEE"/>
    <w:rsid w:val="0093105F"/>
    <w:rsid w:val="009322F8"/>
    <w:rsid w:val="009373A6"/>
    <w:rsid w:val="0094240F"/>
    <w:rsid w:val="00942E02"/>
    <w:rsid w:val="009460DA"/>
    <w:rsid w:val="00950DF4"/>
    <w:rsid w:val="009529A1"/>
    <w:rsid w:val="00953AD3"/>
    <w:rsid w:val="00955C2B"/>
    <w:rsid w:val="00956355"/>
    <w:rsid w:val="00961912"/>
    <w:rsid w:val="00961BA5"/>
    <w:rsid w:val="00962F3F"/>
    <w:rsid w:val="00964994"/>
    <w:rsid w:val="00971E92"/>
    <w:rsid w:val="00973193"/>
    <w:rsid w:val="00973A88"/>
    <w:rsid w:val="00974BF8"/>
    <w:rsid w:val="00976208"/>
    <w:rsid w:val="00980339"/>
    <w:rsid w:val="00981E7D"/>
    <w:rsid w:val="0098381F"/>
    <w:rsid w:val="00991CB6"/>
    <w:rsid w:val="00992C2C"/>
    <w:rsid w:val="00993F39"/>
    <w:rsid w:val="00994782"/>
    <w:rsid w:val="00994BB3"/>
    <w:rsid w:val="009A78A1"/>
    <w:rsid w:val="009B14F8"/>
    <w:rsid w:val="009B1FCC"/>
    <w:rsid w:val="009C2A28"/>
    <w:rsid w:val="009C3221"/>
    <w:rsid w:val="009C54AD"/>
    <w:rsid w:val="009C5D10"/>
    <w:rsid w:val="009C5D7D"/>
    <w:rsid w:val="009D5B4A"/>
    <w:rsid w:val="009E0774"/>
    <w:rsid w:val="009E7942"/>
    <w:rsid w:val="009F14D4"/>
    <w:rsid w:val="009F29C7"/>
    <w:rsid w:val="009F2DB3"/>
    <w:rsid w:val="009F6421"/>
    <w:rsid w:val="00A00BEE"/>
    <w:rsid w:val="00A07ECE"/>
    <w:rsid w:val="00A13407"/>
    <w:rsid w:val="00A13756"/>
    <w:rsid w:val="00A1381E"/>
    <w:rsid w:val="00A20DEF"/>
    <w:rsid w:val="00A20EAB"/>
    <w:rsid w:val="00A21F65"/>
    <w:rsid w:val="00A2253D"/>
    <w:rsid w:val="00A27120"/>
    <w:rsid w:val="00A303B6"/>
    <w:rsid w:val="00A30802"/>
    <w:rsid w:val="00A33AC2"/>
    <w:rsid w:val="00A3533B"/>
    <w:rsid w:val="00A3763C"/>
    <w:rsid w:val="00A437F7"/>
    <w:rsid w:val="00A461AC"/>
    <w:rsid w:val="00A477B4"/>
    <w:rsid w:val="00A50354"/>
    <w:rsid w:val="00A51DDB"/>
    <w:rsid w:val="00A57CDC"/>
    <w:rsid w:val="00A600D9"/>
    <w:rsid w:val="00A63B9A"/>
    <w:rsid w:val="00A74181"/>
    <w:rsid w:val="00A7456D"/>
    <w:rsid w:val="00A81BDE"/>
    <w:rsid w:val="00A82D4F"/>
    <w:rsid w:val="00A87794"/>
    <w:rsid w:val="00A93D28"/>
    <w:rsid w:val="00A95FD3"/>
    <w:rsid w:val="00A9708D"/>
    <w:rsid w:val="00AA353E"/>
    <w:rsid w:val="00AA4A9D"/>
    <w:rsid w:val="00AA5ABB"/>
    <w:rsid w:val="00AB01CE"/>
    <w:rsid w:val="00AB01D7"/>
    <w:rsid w:val="00AB1E6A"/>
    <w:rsid w:val="00AB1F9B"/>
    <w:rsid w:val="00AC1365"/>
    <w:rsid w:val="00AC383A"/>
    <w:rsid w:val="00AC4E33"/>
    <w:rsid w:val="00AC4F76"/>
    <w:rsid w:val="00AC5116"/>
    <w:rsid w:val="00AC7F32"/>
    <w:rsid w:val="00AD441E"/>
    <w:rsid w:val="00AD671F"/>
    <w:rsid w:val="00AD72DA"/>
    <w:rsid w:val="00AE7E66"/>
    <w:rsid w:val="00AF02F7"/>
    <w:rsid w:val="00AF3CC1"/>
    <w:rsid w:val="00B00FA0"/>
    <w:rsid w:val="00B1702A"/>
    <w:rsid w:val="00B220D3"/>
    <w:rsid w:val="00B227EE"/>
    <w:rsid w:val="00B30E28"/>
    <w:rsid w:val="00B314D4"/>
    <w:rsid w:val="00B352D5"/>
    <w:rsid w:val="00B46786"/>
    <w:rsid w:val="00B46E85"/>
    <w:rsid w:val="00B50185"/>
    <w:rsid w:val="00B55788"/>
    <w:rsid w:val="00B61C5D"/>
    <w:rsid w:val="00B6359A"/>
    <w:rsid w:val="00B65BA4"/>
    <w:rsid w:val="00B718B8"/>
    <w:rsid w:val="00B721D5"/>
    <w:rsid w:val="00B74B6F"/>
    <w:rsid w:val="00B74D2C"/>
    <w:rsid w:val="00B752C0"/>
    <w:rsid w:val="00B778DF"/>
    <w:rsid w:val="00B82283"/>
    <w:rsid w:val="00B835B2"/>
    <w:rsid w:val="00B843BF"/>
    <w:rsid w:val="00B847A6"/>
    <w:rsid w:val="00B87EED"/>
    <w:rsid w:val="00B90794"/>
    <w:rsid w:val="00B93232"/>
    <w:rsid w:val="00B93EC4"/>
    <w:rsid w:val="00B96EB8"/>
    <w:rsid w:val="00BB040D"/>
    <w:rsid w:val="00BB225E"/>
    <w:rsid w:val="00BB2321"/>
    <w:rsid w:val="00BB2923"/>
    <w:rsid w:val="00BB35C6"/>
    <w:rsid w:val="00BB5D66"/>
    <w:rsid w:val="00BC2138"/>
    <w:rsid w:val="00BC25BA"/>
    <w:rsid w:val="00BC4D3D"/>
    <w:rsid w:val="00BC71CC"/>
    <w:rsid w:val="00BC7AFB"/>
    <w:rsid w:val="00BD64ED"/>
    <w:rsid w:val="00BF02E7"/>
    <w:rsid w:val="00BF2812"/>
    <w:rsid w:val="00BF33C0"/>
    <w:rsid w:val="00BF6D2D"/>
    <w:rsid w:val="00BF6D58"/>
    <w:rsid w:val="00C04419"/>
    <w:rsid w:val="00C072A7"/>
    <w:rsid w:val="00C13345"/>
    <w:rsid w:val="00C13E9B"/>
    <w:rsid w:val="00C1507A"/>
    <w:rsid w:val="00C16D0D"/>
    <w:rsid w:val="00C177FF"/>
    <w:rsid w:val="00C224BC"/>
    <w:rsid w:val="00C25BFC"/>
    <w:rsid w:val="00C327C1"/>
    <w:rsid w:val="00C361CA"/>
    <w:rsid w:val="00C55E5B"/>
    <w:rsid w:val="00C609BD"/>
    <w:rsid w:val="00C61E3A"/>
    <w:rsid w:val="00C656D8"/>
    <w:rsid w:val="00C734F9"/>
    <w:rsid w:val="00C7361A"/>
    <w:rsid w:val="00C74615"/>
    <w:rsid w:val="00C74C2E"/>
    <w:rsid w:val="00C76E00"/>
    <w:rsid w:val="00C84A1A"/>
    <w:rsid w:val="00C91FA3"/>
    <w:rsid w:val="00C91FB8"/>
    <w:rsid w:val="00C92F3B"/>
    <w:rsid w:val="00C939C0"/>
    <w:rsid w:val="00C95B79"/>
    <w:rsid w:val="00C97352"/>
    <w:rsid w:val="00C97821"/>
    <w:rsid w:val="00CA3AF4"/>
    <w:rsid w:val="00CB07F4"/>
    <w:rsid w:val="00CB1E85"/>
    <w:rsid w:val="00CB1FC1"/>
    <w:rsid w:val="00CB395D"/>
    <w:rsid w:val="00CB3ED9"/>
    <w:rsid w:val="00CB73DD"/>
    <w:rsid w:val="00CC6C78"/>
    <w:rsid w:val="00CD035B"/>
    <w:rsid w:val="00CD2A42"/>
    <w:rsid w:val="00CE3447"/>
    <w:rsid w:val="00CE6A41"/>
    <w:rsid w:val="00CF1F4F"/>
    <w:rsid w:val="00D03B68"/>
    <w:rsid w:val="00D07F19"/>
    <w:rsid w:val="00D207D9"/>
    <w:rsid w:val="00D36AB6"/>
    <w:rsid w:val="00D372CC"/>
    <w:rsid w:val="00D50DB8"/>
    <w:rsid w:val="00D53850"/>
    <w:rsid w:val="00D55423"/>
    <w:rsid w:val="00D55DBD"/>
    <w:rsid w:val="00D62690"/>
    <w:rsid w:val="00D64F6E"/>
    <w:rsid w:val="00D720CD"/>
    <w:rsid w:val="00D72BBD"/>
    <w:rsid w:val="00D7557A"/>
    <w:rsid w:val="00D86A98"/>
    <w:rsid w:val="00D870B0"/>
    <w:rsid w:val="00D90D2F"/>
    <w:rsid w:val="00D93D4C"/>
    <w:rsid w:val="00D96132"/>
    <w:rsid w:val="00DA1283"/>
    <w:rsid w:val="00DA65ED"/>
    <w:rsid w:val="00DA716B"/>
    <w:rsid w:val="00DB0B13"/>
    <w:rsid w:val="00DC785D"/>
    <w:rsid w:val="00DD025F"/>
    <w:rsid w:val="00DD570E"/>
    <w:rsid w:val="00DD6449"/>
    <w:rsid w:val="00DE6F75"/>
    <w:rsid w:val="00DF230E"/>
    <w:rsid w:val="00DF6393"/>
    <w:rsid w:val="00E04B78"/>
    <w:rsid w:val="00E13E51"/>
    <w:rsid w:val="00E24195"/>
    <w:rsid w:val="00E30829"/>
    <w:rsid w:val="00E30F6E"/>
    <w:rsid w:val="00E363F9"/>
    <w:rsid w:val="00E41D68"/>
    <w:rsid w:val="00E43FD9"/>
    <w:rsid w:val="00E4664A"/>
    <w:rsid w:val="00E47700"/>
    <w:rsid w:val="00E52AEC"/>
    <w:rsid w:val="00E54773"/>
    <w:rsid w:val="00E5622F"/>
    <w:rsid w:val="00E56527"/>
    <w:rsid w:val="00E6116A"/>
    <w:rsid w:val="00E62B3D"/>
    <w:rsid w:val="00E62EEC"/>
    <w:rsid w:val="00E63D6A"/>
    <w:rsid w:val="00E80D2D"/>
    <w:rsid w:val="00E823A2"/>
    <w:rsid w:val="00E86188"/>
    <w:rsid w:val="00E900C2"/>
    <w:rsid w:val="00E92B48"/>
    <w:rsid w:val="00E94DB2"/>
    <w:rsid w:val="00E95D30"/>
    <w:rsid w:val="00EA2BE5"/>
    <w:rsid w:val="00EA3F91"/>
    <w:rsid w:val="00EA4CDB"/>
    <w:rsid w:val="00EA5D22"/>
    <w:rsid w:val="00EB301C"/>
    <w:rsid w:val="00EB36BF"/>
    <w:rsid w:val="00EB4812"/>
    <w:rsid w:val="00EB632C"/>
    <w:rsid w:val="00EC2A71"/>
    <w:rsid w:val="00EC3260"/>
    <w:rsid w:val="00EC3277"/>
    <w:rsid w:val="00EC6DC6"/>
    <w:rsid w:val="00EC756A"/>
    <w:rsid w:val="00ED13F1"/>
    <w:rsid w:val="00ED32DF"/>
    <w:rsid w:val="00ED4082"/>
    <w:rsid w:val="00EE1419"/>
    <w:rsid w:val="00EE29EF"/>
    <w:rsid w:val="00EE503D"/>
    <w:rsid w:val="00EE639B"/>
    <w:rsid w:val="00EE6637"/>
    <w:rsid w:val="00EF5103"/>
    <w:rsid w:val="00EF7898"/>
    <w:rsid w:val="00F0281C"/>
    <w:rsid w:val="00F042CF"/>
    <w:rsid w:val="00F2135B"/>
    <w:rsid w:val="00F27AAB"/>
    <w:rsid w:val="00F302E1"/>
    <w:rsid w:val="00F35DE6"/>
    <w:rsid w:val="00F37702"/>
    <w:rsid w:val="00F42566"/>
    <w:rsid w:val="00F43855"/>
    <w:rsid w:val="00F4684F"/>
    <w:rsid w:val="00F46E3F"/>
    <w:rsid w:val="00F51D0B"/>
    <w:rsid w:val="00F529CF"/>
    <w:rsid w:val="00F54908"/>
    <w:rsid w:val="00F5675F"/>
    <w:rsid w:val="00F578D1"/>
    <w:rsid w:val="00F60CB5"/>
    <w:rsid w:val="00F61008"/>
    <w:rsid w:val="00F715EB"/>
    <w:rsid w:val="00F7160A"/>
    <w:rsid w:val="00F77E61"/>
    <w:rsid w:val="00F84CFC"/>
    <w:rsid w:val="00F85C73"/>
    <w:rsid w:val="00F867C9"/>
    <w:rsid w:val="00F91E0D"/>
    <w:rsid w:val="00F95838"/>
    <w:rsid w:val="00F963A4"/>
    <w:rsid w:val="00FA2379"/>
    <w:rsid w:val="00FA23FF"/>
    <w:rsid w:val="00FA6BC3"/>
    <w:rsid w:val="00FA759F"/>
    <w:rsid w:val="00FA7EBB"/>
    <w:rsid w:val="00FB059F"/>
    <w:rsid w:val="00FB3619"/>
    <w:rsid w:val="00FB69E9"/>
    <w:rsid w:val="00FB7A35"/>
    <w:rsid w:val="00FC3FB7"/>
    <w:rsid w:val="00FD5FCB"/>
    <w:rsid w:val="00FD7BC0"/>
    <w:rsid w:val="00FE0ACE"/>
    <w:rsid w:val="00FE4026"/>
    <w:rsid w:val="00FE7C48"/>
    <w:rsid w:val="00FF1C3B"/>
    <w:rsid w:val="00FF5E23"/>
    <w:rsid w:val="00FF77C4"/>
    <w:rsid w:val="05577549"/>
    <w:rsid w:val="0A39416C"/>
    <w:rsid w:val="0B363FF5"/>
    <w:rsid w:val="13BB761E"/>
    <w:rsid w:val="16AB6547"/>
    <w:rsid w:val="1CFC4E1E"/>
    <w:rsid w:val="1F041394"/>
    <w:rsid w:val="1FEE3659"/>
    <w:rsid w:val="21A77C63"/>
    <w:rsid w:val="22714118"/>
    <w:rsid w:val="23B34AE3"/>
    <w:rsid w:val="27DF5C71"/>
    <w:rsid w:val="293B0B5D"/>
    <w:rsid w:val="2AA74A76"/>
    <w:rsid w:val="2B536A0C"/>
    <w:rsid w:val="2B76080C"/>
    <w:rsid w:val="2BCA76F0"/>
    <w:rsid w:val="2C213E5B"/>
    <w:rsid w:val="2DD34F31"/>
    <w:rsid w:val="33B76FC3"/>
    <w:rsid w:val="377F05FF"/>
    <w:rsid w:val="3A7F142F"/>
    <w:rsid w:val="3D810991"/>
    <w:rsid w:val="3EB80115"/>
    <w:rsid w:val="3F2E0C62"/>
    <w:rsid w:val="43CD5BB7"/>
    <w:rsid w:val="4AEA5014"/>
    <w:rsid w:val="4D5A181C"/>
    <w:rsid w:val="4FF900BD"/>
    <w:rsid w:val="51E57D37"/>
    <w:rsid w:val="51FC7630"/>
    <w:rsid w:val="555A52D3"/>
    <w:rsid w:val="56167B9C"/>
    <w:rsid w:val="56DA2239"/>
    <w:rsid w:val="59F7532B"/>
    <w:rsid w:val="5CB236DC"/>
    <w:rsid w:val="5E702BB9"/>
    <w:rsid w:val="6C0A76FE"/>
    <w:rsid w:val="6E6E076F"/>
    <w:rsid w:val="72A33564"/>
    <w:rsid w:val="75877C93"/>
    <w:rsid w:val="7C723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qFormat="1"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44"/>
      <w:szCs w:val="44"/>
      <w:lang w:val="zh-CN"/>
    </w:rPr>
  </w:style>
  <w:style w:type="paragraph" w:styleId="3">
    <w:name w:val="heading 2"/>
    <w:basedOn w:val="1"/>
    <w:next w:val="1"/>
    <w:link w:val="35"/>
    <w:qFormat/>
    <w:uiPriority w:val="0"/>
    <w:pPr>
      <w:keepNext/>
      <w:keepLines/>
      <w:spacing w:before="260" w:after="260" w:line="416" w:lineRule="auto"/>
      <w:outlineLvl w:val="1"/>
    </w:pPr>
    <w:rPr>
      <w:rFonts w:ascii="Cambria" w:hAnsi="Cambria"/>
      <w:b/>
      <w:bCs/>
      <w:sz w:val="32"/>
      <w:szCs w:val="32"/>
      <w:lang w:val="zh-CN"/>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44"/>
    <w:qFormat/>
    <w:uiPriority w:val="0"/>
    <w:pPr>
      <w:keepNext/>
      <w:keepLines/>
      <w:spacing w:before="280" w:after="290" w:line="376" w:lineRule="auto"/>
      <w:outlineLvl w:val="3"/>
    </w:pPr>
    <w:rPr>
      <w:rFonts w:ascii="Cambria" w:hAnsi="Cambria"/>
      <w:b/>
      <w:bCs/>
      <w:sz w:val="28"/>
      <w:szCs w:val="28"/>
      <w:lang w:val="zh-CN"/>
    </w:rPr>
  </w:style>
  <w:style w:type="character" w:default="1" w:styleId="18">
    <w:name w:val="Default Paragraph Font"/>
    <w:semiHidden/>
    <w:unhideWhenUsed/>
    <w:uiPriority w:val="1"/>
  </w:style>
  <w:style w:type="table" w:default="1" w:styleId="16">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CellMar>
        <w:top w:w="0" w:type="dxa"/>
        <w:left w:w="108" w:type="dxa"/>
        <w:bottom w:w="0" w:type="dxa"/>
        <w:right w:w="108" w:type="dxa"/>
      </w:tblCellMar>
    </w:tblPr>
  </w:style>
  <w:style w:type="paragraph" w:styleId="6">
    <w:name w:val="annotation text"/>
    <w:basedOn w:val="1"/>
    <w:link w:val="40"/>
    <w:qFormat/>
    <w:uiPriority w:val="99"/>
    <w:pPr>
      <w:jc w:val="left"/>
    </w:pPr>
    <w:rPr>
      <w:lang w:val="zh-CN"/>
    </w:rPr>
  </w:style>
  <w:style w:type="paragraph" w:styleId="7">
    <w:name w:val="Body Text"/>
    <w:basedOn w:val="1"/>
    <w:link w:val="47"/>
    <w:qFormat/>
    <w:uiPriority w:val="0"/>
    <w:pPr>
      <w:spacing w:after="120"/>
    </w:pPr>
  </w:style>
  <w:style w:type="paragraph" w:styleId="8">
    <w:name w:val="Body Text Indent"/>
    <w:basedOn w:val="1"/>
    <w:qFormat/>
    <w:uiPriority w:val="0"/>
    <w:pPr>
      <w:adjustRightInd w:val="0"/>
      <w:ind w:firstLine="420"/>
      <w:textAlignment w:val="baseline"/>
    </w:pPr>
    <w:rPr>
      <w:szCs w:val="20"/>
    </w:rPr>
  </w:style>
  <w:style w:type="paragraph" w:styleId="9">
    <w:name w:val="List Bullet 2"/>
    <w:basedOn w:val="1"/>
    <w:qFormat/>
    <w:uiPriority w:val="0"/>
    <w:pPr>
      <w:numPr>
        <w:ilvl w:val="0"/>
        <w:numId w:val="1"/>
      </w:numPr>
    </w:pPr>
    <w:rPr>
      <w:szCs w:val="20"/>
    </w:rPr>
  </w:style>
  <w:style w:type="paragraph" w:styleId="10">
    <w:name w:val="toc 3"/>
    <w:basedOn w:val="1"/>
    <w:next w:val="1"/>
    <w:qFormat/>
    <w:uiPriority w:val="39"/>
    <w:pPr>
      <w:ind w:left="840" w:leftChars="400"/>
    </w:pPr>
  </w:style>
  <w:style w:type="paragraph" w:styleId="11">
    <w:name w:val="Balloon Text"/>
    <w:basedOn w:val="1"/>
    <w:semiHidden/>
    <w:qFormat/>
    <w:uiPriority w:val="0"/>
    <w:rPr>
      <w:sz w:val="18"/>
      <w:szCs w:val="18"/>
    </w:rPr>
  </w:style>
  <w:style w:type="paragraph" w:styleId="12">
    <w:name w:val="footer"/>
    <w:basedOn w:val="1"/>
    <w:link w:val="24"/>
    <w:qFormat/>
    <w:uiPriority w:val="99"/>
    <w:pPr>
      <w:tabs>
        <w:tab w:val="center" w:pos="4153"/>
        <w:tab w:val="right" w:pos="8306"/>
      </w:tabs>
      <w:snapToGrid w:val="0"/>
      <w:jc w:val="left"/>
    </w:pPr>
    <w:rPr>
      <w:sz w:val="18"/>
      <w:szCs w:val="18"/>
      <w:lang w:val="zh-CN"/>
    </w:rPr>
  </w:style>
  <w:style w:type="paragraph" w:styleId="13">
    <w:name w:val="header"/>
    <w:basedOn w:val="1"/>
    <w:link w:val="23"/>
    <w:qFormat/>
    <w:uiPriority w:val="0"/>
    <w:pPr>
      <w:pBdr>
        <w:bottom w:val="single" w:color="auto" w:sz="6" w:space="1"/>
      </w:pBdr>
      <w:tabs>
        <w:tab w:val="center" w:pos="4153"/>
        <w:tab w:val="right" w:pos="8306"/>
      </w:tabs>
      <w:snapToGrid w:val="0"/>
      <w:jc w:val="center"/>
    </w:pPr>
    <w:rPr>
      <w:sz w:val="18"/>
      <w:szCs w:val="18"/>
      <w:lang w:val="zh-CN"/>
    </w:rPr>
  </w:style>
  <w:style w:type="paragraph" w:styleId="14">
    <w:name w:val="toc 1"/>
    <w:basedOn w:val="1"/>
    <w:next w:val="1"/>
    <w:qFormat/>
    <w:uiPriority w:val="39"/>
  </w:style>
  <w:style w:type="paragraph" w:styleId="15">
    <w:name w:val="annotation subject"/>
    <w:basedOn w:val="6"/>
    <w:next w:val="6"/>
    <w:link w:val="41"/>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Emphasis"/>
    <w:qFormat/>
    <w:uiPriority w:val="20"/>
    <w:rPr>
      <w:i/>
      <w:iCs/>
    </w:rPr>
  </w:style>
  <w:style w:type="character" w:styleId="21">
    <w:name w:val="Hyperlink"/>
    <w:qFormat/>
    <w:uiPriority w:val="99"/>
    <w:rPr>
      <w:rFonts w:cs="Times New Roman"/>
      <w:color w:val="0000FF"/>
      <w:u w:val="single"/>
    </w:rPr>
  </w:style>
  <w:style w:type="character" w:styleId="22">
    <w:name w:val="annotation reference"/>
    <w:qFormat/>
    <w:uiPriority w:val="0"/>
    <w:rPr>
      <w:sz w:val="21"/>
      <w:szCs w:val="21"/>
    </w:rPr>
  </w:style>
  <w:style w:type="character" w:customStyle="1" w:styleId="23">
    <w:name w:val="页眉 字符"/>
    <w:link w:val="13"/>
    <w:qFormat/>
    <w:uiPriority w:val="0"/>
    <w:rPr>
      <w:kern w:val="2"/>
      <w:sz w:val="18"/>
      <w:szCs w:val="18"/>
    </w:rPr>
  </w:style>
  <w:style w:type="character" w:customStyle="1" w:styleId="24">
    <w:name w:val="页脚 字符"/>
    <w:link w:val="12"/>
    <w:qFormat/>
    <w:uiPriority w:val="99"/>
    <w:rPr>
      <w:kern w:val="2"/>
      <w:sz w:val="18"/>
      <w:szCs w:val="18"/>
    </w:rPr>
  </w:style>
  <w:style w:type="paragraph" w:customStyle="1" w:styleId="25">
    <w:name w:val="paragraph_DE"/>
    <w:link w:val="26"/>
    <w:qFormat/>
    <w:uiPriority w:val="99"/>
    <w:pPr>
      <w:spacing w:after="120"/>
    </w:pPr>
    <w:rPr>
      <w:rFonts w:ascii="Cambria" w:hAnsi="Cambria" w:eastAsia="Times New Roman" w:cs="Times New Roman"/>
      <w:lang w:val="de-DE" w:eastAsia="de-DE" w:bidi="ar-SA"/>
    </w:rPr>
  </w:style>
  <w:style w:type="character" w:customStyle="1" w:styleId="26">
    <w:name w:val="paragraph_DE Zchn"/>
    <w:link w:val="25"/>
    <w:qFormat/>
    <w:uiPriority w:val="99"/>
    <w:rPr>
      <w:rFonts w:ascii="Cambria" w:hAnsi="Cambria" w:eastAsia="Times New Roman"/>
      <w:lang w:val="de-DE" w:eastAsia="de-DE" w:bidi="ar-SA"/>
    </w:rPr>
  </w:style>
  <w:style w:type="paragraph" w:customStyle="1" w:styleId="27">
    <w:name w:val="回信地址"/>
    <w:basedOn w:val="1"/>
    <w:link w:val="51"/>
    <w:qFormat/>
    <w:uiPriority w:val="0"/>
    <w:pPr>
      <w:widowControl/>
      <w:ind w:left="1585" w:leftChars="100" w:hanging="1375" w:hangingChars="500"/>
      <w:jc w:val="center"/>
    </w:pPr>
    <w:rPr>
      <w:b/>
      <w:spacing w:val="-3"/>
      <w:sz w:val="28"/>
      <w:szCs w:val="28"/>
      <w:lang w:bidi="he-IL"/>
    </w:rPr>
  </w:style>
  <w:style w:type="paragraph" w:customStyle="1" w:styleId="28">
    <w:name w:val="LH_Text"/>
    <w:basedOn w:val="1"/>
    <w:link w:val="29"/>
    <w:qFormat/>
    <w:uiPriority w:val="0"/>
    <w:pPr>
      <w:widowControl/>
      <w:spacing w:before="40" w:after="40" w:line="300" w:lineRule="auto"/>
    </w:pPr>
    <w:rPr>
      <w:rFonts w:ascii="Arial" w:hAnsi="Arial" w:eastAsia="Calibri"/>
      <w:kern w:val="0"/>
      <w:sz w:val="24"/>
      <w:szCs w:val="22"/>
      <w:lang w:val="de-DE" w:eastAsia="de-DE"/>
    </w:rPr>
  </w:style>
  <w:style w:type="character" w:customStyle="1" w:styleId="29">
    <w:name w:val="LH_Text Zchn Zchn"/>
    <w:link w:val="28"/>
    <w:qFormat/>
    <w:uiPriority w:val="0"/>
    <w:rPr>
      <w:rFonts w:ascii="Arial" w:hAnsi="Arial" w:eastAsia="Calibri" w:cs="Arial"/>
      <w:sz w:val="24"/>
      <w:szCs w:val="22"/>
      <w:lang w:val="de-DE" w:eastAsia="de-DE"/>
    </w:rPr>
  </w:style>
  <w:style w:type="paragraph" w:customStyle="1" w:styleId="30">
    <w:name w:val="LH_Tabelle_Kopf"/>
    <w:basedOn w:val="28"/>
    <w:link w:val="33"/>
    <w:qFormat/>
    <w:uiPriority w:val="0"/>
    <w:pPr>
      <w:spacing w:after="60"/>
      <w:ind w:left="347" w:hanging="347" w:hangingChars="144"/>
    </w:pPr>
    <w:rPr>
      <w:rFonts w:cs="Arial"/>
      <w:b/>
    </w:rPr>
  </w:style>
  <w:style w:type="character" w:customStyle="1" w:styleId="31">
    <w:name w:val="LH_Tabelle_Text Zchn"/>
    <w:link w:val="32"/>
    <w:qFormat/>
    <w:uiPriority w:val="0"/>
    <w:rPr>
      <w:rFonts w:ascii="Arial" w:hAnsi="Arial" w:eastAsia="Calibri" w:cs="Arial"/>
      <w:sz w:val="24"/>
      <w:szCs w:val="22"/>
      <w:lang w:val="en-GB" w:eastAsia="de-DE"/>
    </w:rPr>
  </w:style>
  <w:style w:type="paragraph" w:customStyle="1" w:styleId="32">
    <w:name w:val="LH_Tabelle_Text"/>
    <w:basedOn w:val="28"/>
    <w:link w:val="31"/>
    <w:qFormat/>
    <w:uiPriority w:val="0"/>
    <w:rPr>
      <w:lang w:val="en-GB"/>
    </w:rPr>
  </w:style>
  <w:style w:type="character" w:customStyle="1" w:styleId="33">
    <w:name w:val="LH_Tabelle_Kopf Zchn"/>
    <w:link w:val="30"/>
    <w:qFormat/>
    <w:uiPriority w:val="0"/>
    <w:rPr>
      <w:rFonts w:ascii="Arial" w:hAnsi="Arial" w:eastAsia="Calibri" w:cs="Arial"/>
      <w:b/>
      <w:sz w:val="24"/>
      <w:szCs w:val="22"/>
      <w:lang w:val="de-DE" w:eastAsia="de-DE" w:bidi="ar-SA"/>
    </w:rPr>
  </w:style>
  <w:style w:type="character" w:customStyle="1" w:styleId="34">
    <w:name w:val="标题 1 字符"/>
    <w:link w:val="2"/>
    <w:qFormat/>
    <w:uiPriority w:val="0"/>
    <w:rPr>
      <w:b/>
      <w:bCs/>
      <w:kern w:val="44"/>
      <w:sz w:val="44"/>
      <w:szCs w:val="44"/>
    </w:rPr>
  </w:style>
  <w:style w:type="character" w:customStyle="1" w:styleId="35">
    <w:name w:val="标题 2 字符"/>
    <w:link w:val="3"/>
    <w:semiHidden/>
    <w:qFormat/>
    <w:uiPriority w:val="0"/>
    <w:rPr>
      <w:rFonts w:ascii="Cambria" w:hAnsi="Cambria" w:eastAsia="宋体" w:cs="Times New Roman"/>
      <w:b/>
      <w:bCs/>
      <w:kern w:val="2"/>
      <w:sz w:val="32"/>
      <w:szCs w:val="32"/>
    </w:rPr>
  </w:style>
  <w:style w:type="paragraph" w:customStyle="1" w:styleId="36">
    <w:name w:val="目录 11"/>
    <w:basedOn w:val="1"/>
    <w:next w:val="1"/>
    <w:qFormat/>
    <w:uiPriority w:val="39"/>
    <w:pPr>
      <w:widowControl/>
      <w:tabs>
        <w:tab w:val="left" w:pos="851"/>
        <w:tab w:val="right" w:leader="dot" w:pos="9072"/>
      </w:tabs>
    </w:pPr>
    <w:rPr>
      <w:kern w:val="0"/>
      <w:szCs w:val="21"/>
    </w:rPr>
  </w:style>
  <w:style w:type="paragraph" w:customStyle="1" w:styleId="37">
    <w:name w:val="目录 21"/>
    <w:basedOn w:val="1"/>
    <w:next w:val="1"/>
    <w:qFormat/>
    <w:uiPriority w:val="39"/>
    <w:pPr>
      <w:widowControl/>
      <w:tabs>
        <w:tab w:val="left" w:pos="0"/>
        <w:tab w:val="left" w:pos="851"/>
        <w:tab w:val="right" w:leader="dot" w:pos="9060"/>
      </w:tabs>
      <w:ind w:left="420" w:leftChars="100" w:right="210" w:rightChars="100"/>
    </w:pPr>
    <w:rPr>
      <w:rFonts w:ascii="Arial" w:hAnsi="Arial" w:eastAsia="Times New Roman"/>
      <w:kern w:val="0"/>
      <w:sz w:val="22"/>
      <w:szCs w:val="20"/>
      <w:lang w:val="de-DE" w:eastAsia="en-US"/>
    </w:rPr>
  </w:style>
  <w:style w:type="paragraph" w:customStyle="1" w:styleId="38">
    <w:name w:val="目录 31"/>
    <w:basedOn w:val="1"/>
    <w:next w:val="1"/>
    <w:qFormat/>
    <w:uiPriority w:val="39"/>
    <w:pPr>
      <w:widowControl/>
      <w:tabs>
        <w:tab w:val="left" w:pos="851"/>
        <w:tab w:val="right" w:leader="dot" w:pos="9072"/>
      </w:tabs>
    </w:pPr>
    <w:rPr>
      <w:rFonts w:ascii="Arial" w:hAnsi="Arial" w:eastAsia="Times New Roman"/>
      <w:kern w:val="0"/>
      <w:sz w:val="22"/>
      <w:szCs w:val="20"/>
      <w:lang w:val="de-DE" w:eastAsia="en-US"/>
    </w:rPr>
  </w:style>
  <w:style w:type="paragraph" w:customStyle="1" w:styleId="39">
    <w:name w:val="目录 41"/>
    <w:basedOn w:val="1"/>
    <w:next w:val="1"/>
    <w:qFormat/>
    <w:uiPriority w:val="39"/>
    <w:pPr>
      <w:widowControl/>
      <w:ind w:left="720"/>
    </w:pPr>
    <w:rPr>
      <w:rFonts w:ascii="Arial" w:hAnsi="Arial" w:eastAsia="Times New Roman"/>
      <w:kern w:val="0"/>
      <w:sz w:val="22"/>
      <w:szCs w:val="20"/>
      <w:lang w:val="de-DE" w:eastAsia="en-US"/>
    </w:rPr>
  </w:style>
  <w:style w:type="character" w:customStyle="1" w:styleId="40">
    <w:name w:val="批注文字 字符"/>
    <w:link w:val="6"/>
    <w:qFormat/>
    <w:uiPriority w:val="99"/>
    <w:rPr>
      <w:kern w:val="2"/>
      <w:sz w:val="21"/>
      <w:szCs w:val="24"/>
    </w:rPr>
  </w:style>
  <w:style w:type="character" w:customStyle="1" w:styleId="41">
    <w:name w:val="批注主题 字符"/>
    <w:link w:val="15"/>
    <w:qFormat/>
    <w:uiPriority w:val="0"/>
    <w:rPr>
      <w:b/>
      <w:bCs/>
      <w:kern w:val="2"/>
      <w:sz w:val="21"/>
      <w:szCs w:val="24"/>
    </w:rPr>
  </w:style>
  <w:style w:type="paragraph" w:customStyle="1" w:styleId="42">
    <w:name w:val="列出段落1"/>
    <w:basedOn w:val="1"/>
    <w:qFormat/>
    <w:uiPriority w:val="34"/>
    <w:pPr>
      <w:widowControl/>
      <w:spacing w:line="276" w:lineRule="auto"/>
      <w:ind w:left="720"/>
      <w:contextualSpacing/>
    </w:pPr>
    <w:rPr>
      <w:rFonts w:ascii="Arial" w:hAnsi="Arial" w:eastAsia="Calibri" w:cs="Arial"/>
      <w:kern w:val="0"/>
      <w:sz w:val="22"/>
      <w:szCs w:val="22"/>
      <w:lang w:val="de-DE" w:eastAsia="en-US"/>
    </w:rPr>
  </w:style>
  <w:style w:type="character" w:customStyle="1" w:styleId="43">
    <w:name w:val="apple-converted-space"/>
    <w:basedOn w:val="18"/>
    <w:qFormat/>
    <w:uiPriority w:val="0"/>
  </w:style>
  <w:style w:type="character" w:customStyle="1" w:styleId="44">
    <w:name w:val="标题 4 字符"/>
    <w:link w:val="5"/>
    <w:qFormat/>
    <w:uiPriority w:val="0"/>
    <w:rPr>
      <w:rFonts w:ascii="Cambria" w:hAnsi="Cambria" w:eastAsia="宋体" w:cs="Times New Roman"/>
      <w:b/>
      <w:bCs/>
      <w:kern w:val="2"/>
      <w:sz w:val="28"/>
      <w:szCs w:val="28"/>
    </w:rPr>
  </w:style>
  <w:style w:type="paragraph" w:customStyle="1" w:styleId="45">
    <w:name w:val="Style Verdana 10 pt Justified After:  6 pt"/>
    <w:basedOn w:val="1"/>
    <w:qFormat/>
    <w:uiPriority w:val="99"/>
    <w:pPr>
      <w:widowControl/>
      <w:spacing w:after="120"/>
    </w:pPr>
    <w:rPr>
      <w:rFonts w:ascii="Verdana" w:hAnsi="Verdana"/>
      <w:kern w:val="0"/>
      <w:sz w:val="20"/>
      <w:szCs w:val="20"/>
      <w:lang w:eastAsia="en-US"/>
    </w:rPr>
  </w:style>
  <w:style w:type="paragraph" w:styleId="46">
    <w:name w:val="List Paragraph"/>
    <w:basedOn w:val="1"/>
    <w:qFormat/>
    <w:uiPriority w:val="34"/>
    <w:pPr>
      <w:ind w:firstLine="420" w:firstLineChars="200"/>
    </w:pPr>
  </w:style>
  <w:style w:type="character" w:customStyle="1" w:styleId="47">
    <w:name w:val="正文文本 字符"/>
    <w:basedOn w:val="18"/>
    <w:link w:val="7"/>
    <w:qFormat/>
    <w:uiPriority w:val="0"/>
    <w:rPr>
      <w:kern w:val="2"/>
      <w:sz w:val="21"/>
      <w:szCs w:val="24"/>
    </w:rPr>
  </w:style>
  <w:style w:type="paragraph" w:customStyle="1" w:styleId="4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lang w:val="en-US"/>
    </w:rPr>
  </w:style>
  <w:style w:type="paragraph" w:customStyle="1" w:styleId="49">
    <w:name w:val="RMBT1"/>
    <w:basedOn w:val="27"/>
    <w:link w:val="52"/>
    <w:qFormat/>
    <w:uiPriority w:val="0"/>
    <w:pPr>
      <w:ind w:left="1613" w:leftChars="0" w:hanging="1613" w:hangingChars="574"/>
      <w:jc w:val="left"/>
    </w:pPr>
  </w:style>
  <w:style w:type="paragraph" w:customStyle="1" w:styleId="50">
    <w:name w:val="RMBT2"/>
    <w:basedOn w:val="1"/>
    <w:link w:val="54"/>
    <w:qFormat/>
    <w:uiPriority w:val="0"/>
    <w:pPr>
      <w:numPr>
        <w:ilvl w:val="0"/>
        <w:numId w:val="2"/>
      </w:numPr>
      <w:tabs>
        <w:tab w:val="left" w:pos="426"/>
        <w:tab w:val="left" w:pos="1410"/>
      </w:tabs>
      <w:spacing w:line="360" w:lineRule="auto"/>
    </w:pPr>
    <w:rPr>
      <w:b/>
      <w:sz w:val="28"/>
      <w:szCs w:val="32"/>
    </w:rPr>
  </w:style>
  <w:style w:type="character" w:customStyle="1" w:styleId="51">
    <w:name w:val="回信地址 字符"/>
    <w:basedOn w:val="18"/>
    <w:link w:val="27"/>
    <w:qFormat/>
    <w:uiPriority w:val="0"/>
    <w:rPr>
      <w:rFonts w:ascii="Times New Roman" w:hAnsi="Times New Roman"/>
      <w:b/>
      <w:spacing w:val="-3"/>
      <w:kern w:val="2"/>
      <w:sz w:val="28"/>
      <w:szCs w:val="28"/>
      <w:lang w:bidi="he-IL"/>
    </w:rPr>
  </w:style>
  <w:style w:type="character" w:customStyle="1" w:styleId="52">
    <w:name w:val="RMBT1 字符"/>
    <w:basedOn w:val="51"/>
    <w:link w:val="49"/>
    <w:qFormat/>
    <w:uiPriority w:val="0"/>
    <w:rPr>
      <w:rFonts w:ascii="Times New Roman" w:hAnsi="Times New Roman"/>
      <w:spacing w:val="-3"/>
      <w:kern w:val="2"/>
      <w:sz w:val="28"/>
      <w:szCs w:val="28"/>
      <w:lang w:bidi="he-IL"/>
    </w:rPr>
  </w:style>
  <w:style w:type="paragraph" w:customStyle="1" w:styleId="53">
    <w:name w:val="RMZW1"/>
    <w:basedOn w:val="1"/>
    <w:link w:val="55"/>
    <w:qFormat/>
    <w:uiPriority w:val="0"/>
    <w:pPr>
      <w:topLinePunct/>
      <w:spacing w:line="360" w:lineRule="auto"/>
      <w:ind w:firstLine="480" w:firstLineChars="200"/>
      <w:textAlignment w:val="center"/>
    </w:pPr>
    <w:rPr>
      <w:sz w:val="24"/>
    </w:rPr>
  </w:style>
  <w:style w:type="character" w:customStyle="1" w:styleId="54">
    <w:name w:val="RMBT2 字符"/>
    <w:basedOn w:val="18"/>
    <w:link w:val="50"/>
    <w:qFormat/>
    <w:uiPriority w:val="0"/>
    <w:rPr>
      <w:rFonts w:ascii="Times New Roman" w:hAnsi="Times New Roman"/>
      <w:b/>
      <w:kern w:val="2"/>
      <w:sz w:val="28"/>
      <w:szCs w:val="32"/>
    </w:rPr>
  </w:style>
  <w:style w:type="character" w:customStyle="1" w:styleId="55">
    <w:name w:val="RMZW1 字符"/>
    <w:basedOn w:val="18"/>
    <w:link w:val="53"/>
    <w:qFormat/>
    <w:uiPriority w:val="0"/>
    <w:rPr>
      <w:rFonts w:ascii="Times New Roman" w:hAnsi="Times New Roman"/>
      <w:kern w:val="2"/>
      <w:sz w:val="24"/>
      <w:szCs w:val="24"/>
    </w:rPr>
  </w:style>
  <w:style w:type="paragraph" w:customStyle="1" w:styleId="56">
    <w:name w:val="Revision"/>
    <w:hidden/>
    <w:semiHidden/>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668AB-9D02-4BDD-9D1D-C04DA95A925C}">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25</Pages>
  <Words>1225</Words>
  <Characters>6988</Characters>
  <Lines>58</Lines>
  <Paragraphs>16</Paragraphs>
  <TotalTime>19</TotalTime>
  <ScaleCrop>false</ScaleCrop>
  <LinksUpToDate>false</LinksUpToDate>
  <CharactersWithSpaces>8197</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2020-08-26T05:59:00Z</dcterms:created>
  <dc:creator>微软中国</dc:creator>
  <cp:lastModifiedBy>zhangting</cp:lastModifiedBy>
  <cp:lastPrinted>2020-04-14T08:17:00Z</cp:lastPrinted>
  <dcterms:modified xsi:type="dcterms:W3CDTF">2020-09-17T01:31:12Z</dcterms:modified>
  <dc:title>立体定向计划软件</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